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68" w:type="dxa"/>
        <w:tblLayout w:type="fixed"/>
        <w:tblLook w:val="0000" w:firstRow="0" w:lastRow="0" w:firstColumn="0" w:lastColumn="0" w:noHBand="0" w:noVBand="0"/>
      </w:tblPr>
      <w:tblGrid>
        <w:gridCol w:w="3888"/>
        <w:gridCol w:w="5580"/>
      </w:tblGrid>
      <w:tr w:rsidR="00F83D44" w:rsidRPr="00862B44" w14:paraId="56229B2F" w14:textId="77777777" w:rsidTr="00571CF8">
        <w:trPr>
          <w:trHeight w:val="1170"/>
        </w:trPr>
        <w:tc>
          <w:tcPr>
            <w:tcW w:w="3888" w:type="dxa"/>
            <w:tcBorders>
              <w:bottom w:val="single" w:sz="4" w:space="0" w:color="auto"/>
            </w:tcBorders>
          </w:tcPr>
          <w:p w14:paraId="0A92706D" w14:textId="3D027E74" w:rsidR="00F83D44" w:rsidRPr="00862B44" w:rsidRDefault="00D66F95" w:rsidP="00560059">
            <w:pPr>
              <w:spacing w:before="60"/>
              <w:jc w:val="both"/>
              <w:rPr>
                <w:i/>
                <w:sz w:val="22"/>
                <w:szCs w:val="22"/>
              </w:rPr>
            </w:pPr>
            <w:r w:rsidRPr="00FF3FE0">
              <w:rPr>
                <w:noProof/>
              </w:rPr>
              <w:drawing>
                <wp:inline distT="0" distB="0" distL="0" distR="0" wp14:anchorId="74F80623" wp14:editId="727BE87A">
                  <wp:extent cx="1913860" cy="542431"/>
                  <wp:effectExtent l="0" t="0" r="0" b="0"/>
                  <wp:docPr id="1" name="Picture 1" descr="C:\Users\linhntd18\AppData\Local\Microsoft\Windows\INetCache\Content.Outlook\MKG7Z6KJ\logo VPBank-02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inhntd18\AppData\Local\Microsoft\Windows\INetCache\Content.Outlook\MKG7Z6KJ\logo VPBank-02 (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21592" cy="544623"/>
                          </a:xfrm>
                          <a:prstGeom prst="rect">
                            <a:avLst/>
                          </a:prstGeom>
                          <a:noFill/>
                          <a:ln>
                            <a:noFill/>
                          </a:ln>
                        </pic:spPr>
                      </pic:pic>
                    </a:graphicData>
                  </a:graphic>
                </wp:inline>
              </w:drawing>
            </w:r>
          </w:p>
        </w:tc>
        <w:tc>
          <w:tcPr>
            <w:tcW w:w="5580" w:type="dxa"/>
            <w:tcBorders>
              <w:bottom w:val="single" w:sz="4" w:space="0" w:color="auto"/>
            </w:tcBorders>
          </w:tcPr>
          <w:p w14:paraId="2EEFC49D" w14:textId="77777777" w:rsidR="00571CF8" w:rsidRPr="00862B44" w:rsidRDefault="00571CF8" w:rsidP="00571CF8">
            <w:pPr>
              <w:widowControl w:val="0"/>
              <w:ind w:left="425" w:hanging="425"/>
              <w:jc w:val="right"/>
              <w:rPr>
                <w:b/>
                <w:sz w:val="22"/>
                <w:szCs w:val="22"/>
              </w:rPr>
            </w:pPr>
            <w:r w:rsidRPr="00862B44">
              <w:rPr>
                <w:b/>
                <w:bCs/>
                <w:sz w:val="22"/>
                <w:szCs w:val="22"/>
              </w:rPr>
              <w:t>Hội sở chính</w:t>
            </w:r>
          </w:p>
          <w:p w14:paraId="3F568BA9" w14:textId="77777777" w:rsidR="00571CF8" w:rsidRPr="00862B44" w:rsidRDefault="00571CF8" w:rsidP="00571CF8">
            <w:pPr>
              <w:widowControl w:val="0"/>
              <w:ind w:left="425" w:hanging="425"/>
              <w:jc w:val="right"/>
              <w:rPr>
                <w:sz w:val="22"/>
                <w:szCs w:val="22"/>
              </w:rPr>
            </w:pPr>
            <w:r w:rsidRPr="00862B44">
              <w:rPr>
                <w:sz w:val="22"/>
                <w:szCs w:val="22"/>
              </w:rPr>
              <w:t>Số 89 Láng Hạ, Đống Đa, Hà Nội</w:t>
            </w:r>
          </w:p>
          <w:p w14:paraId="763896F3" w14:textId="77777777" w:rsidR="00571CF8" w:rsidRPr="00862B44" w:rsidRDefault="00571CF8" w:rsidP="00571CF8">
            <w:pPr>
              <w:widowControl w:val="0"/>
              <w:ind w:left="425" w:hanging="425"/>
              <w:jc w:val="right"/>
              <w:rPr>
                <w:sz w:val="22"/>
                <w:szCs w:val="22"/>
              </w:rPr>
            </w:pPr>
            <w:r w:rsidRPr="00862B44">
              <w:rPr>
                <w:sz w:val="22"/>
                <w:szCs w:val="22"/>
              </w:rPr>
              <w:t xml:space="preserve">ĐT: (84.4) </w:t>
            </w:r>
            <w:r w:rsidRPr="00862B44">
              <w:rPr>
                <w:sz w:val="22"/>
                <w:szCs w:val="22"/>
                <w:lang w:val="vi-VN"/>
              </w:rPr>
              <w:t>3</w:t>
            </w:r>
            <w:r w:rsidRPr="00862B44">
              <w:rPr>
                <w:sz w:val="22"/>
                <w:szCs w:val="22"/>
              </w:rPr>
              <w:t xml:space="preserve">9288869      Fax: (84.4) </w:t>
            </w:r>
            <w:r w:rsidRPr="00862B44">
              <w:rPr>
                <w:sz w:val="22"/>
                <w:szCs w:val="22"/>
                <w:lang w:val="vi-VN"/>
              </w:rPr>
              <w:t>3</w:t>
            </w:r>
            <w:r w:rsidRPr="00862B44">
              <w:rPr>
                <w:sz w:val="22"/>
                <w:szCs w:val="22"/>
              </w:rPr>
              <w:t>9288867</w:t>
            </w:r>
          </w:p>
          <w:p w14:paraId="7403F032" w14:textId="77777777" w:rsidR="00F83D44" w:rsidRPr="00862B44" w:rsidRDefault="00571CF8" w:rsidP="00571CF8">
            <w:pPr>
              <w:ind w:left="425" w:hanging="425"/>
              <w:jc w:val="right"/>
              <w:rPr>
                <w:sz w:val="22"/>
                <w:szCs w:val="22"/>
              </w:rPr>
            </w:pPr>
            <w:r w:rsidRPr="00862B44">
              <w:rPr>
                <w:sz w:val="22"/>
                <w:szCs w:val="22"/>
              </w:rPr>
              <w:t xml:space="preserve">Swift: VPBKVNVX      Website: </w:t>
            </w:r>
            <w:hyperlink r:id="rId13" w:history="1">
              <w:r w:rsidRPr="00862B44">
                <w:rPr>
                  <w:rStyle w:val="Hyperlink"/>
                  <w:rFonts w:eastAsia=".VnTime"/>
                  <w:sz w:val="22"/>
                  <w:szCs w:val="22"/>
                </w:rPr>
                <w:t>www.vpbank.com.vn</w:t>
              </w:r>
            </w:hyperlink>
          </w:p>
        </w:tc>
      </w:tr>
    </w:tbl>
    <w:p w14:paraId="08A83F02" w14:textId="77777777" w:rsidR="00632DAD" w:rsidRPr="00862B44" w:rsidRDefault="00632DAD" w:rsidP="009A5C9B">
      <w:pPr>
        <w:tabs>
          <w:tab w:val="left" w:leader="dot" w:pos="9000"/>
        </w:tabs>
        <w:spacing w:before="120" w:after="60"/>
        <w:jc w:val="center"/>
        <w:rPr>
          <w:b/>
          <w:sz w:val="24"/>
          <w:szCs w:val="24"/>
        </w:rPr>
      </w:pPr>
    </w:p>
    <w:p w14:paraId="3985D68A" w14:textId="2C342F78" w:rsidR="009A5C9B" w:rsidRPr="00862B44" w:rsidRDefault="00B60AF2" w:rsidP="009A5C9B">
      <w:pPr>
        <w:tabs>
          <w:tab w:val="left" w:leader="dot" w:pos="9000"/>
        </w:tabs>
        <w:spacing w:before="120" w:after="60"/>
        <w:jc w:val="center"/>
        <w:rPr>
          <w:b/>
          <w:sz w:val="24"/>
          <w:szCs w:val="24"/>
        </w:rPr>
      </w:pPr>
      <w:r>
        <w:rPr>
          <w:b/>
          <w:sz w:val="24"/>
          <w:szCs w:val="24"/>
        </w:rPr>
        <w:t>GIẤY ĐỀ NGHỊ SỬ DỤNG DỊCH VỤ</w:t>
      </w:r>
      <w:r w:rsidR="00D611EE">
        <w:rPr>
          <w:b/>
          <w:sz w:val="24"/>
          <w:szCs w:val="24"/>
        </w:rPr>
        <w:t xml:space="preserve"> </w:t>
      </w:r>
      <w:r w:rsidR="00E416F4">
        <w:rPr>
          <w:b/>
          <w:sz w:val="24"/>
          <w:szCs w:val="24"/>
        </w:rPr>
        <w:t>MERCHANTQR</w:t>
      </w:r>
    </w:p>
    <w:p w14:paraId="5E84496B" w14:textId="73989C88" w:rsidR="009A5C9B" w:rsidRPr="00862B44" w:rsidRDefault="009A5C9B" w:rsidP="009A5C9B">
      <w:pPr>
        <w:tabs>
          <w:tab w:val="left" w:leader="dot" w:pos="8640"/>
          <w:tab w:val="left" w:leader="dot" w:pos="9000"/>
        </w:tabs>
        <w:spacing w:before="180" w:after="60" w:line="264" w:lineRule="auto"/>
        <w:jc w:val="both"/>
        <w:rPr>
          <w:b/>
          <w:sz w:val="24"/>
          <w:szCs w:val="24"/>
        </w:rPr>
      </w:pPr>
      <w:r w:rsidRPr="00862B44">
        <w:rPr>
          <w:b/>
          <w:sz w:val="24"/>
          <w:szCs w:val="24"/>
        </w:rPr>
        <w:t xml:space="preserve">I. THÔNG TIN </w:t>
      </w:r>
      <w:r w:rsidR="001C35B4">
        <w:rPr>
          <w:b/>
          <w:sz w:val="24"/>
          <w:szCs w:val="24"/>
        </w:rPr>
        <w:t>KHÁCH HÀNG</w:t>
      </w:r>
      <w:r w:rsidR="00567870" w:rsidRPr="00862B44">
        <w:rPr>
          <w:b/>
          <w:sz w:val="24"/>
          <w:szCs w:val="24"/>
        </w:rPr>
        <w:t>:</w:t>
      </w:r>
    </w:p>
    <w:tbl>
      <w:tblPr>
        <w:tblStyle w:val="TableGrid"/>
        <w:tblW w:w="9833" w:type="dxa"/>
        <w:tblInd w:w="-275" w:type="dxa"/>
        <w:tblLook w:val="04A0" w:firstRow="1" w:lastRow="0" w:firstColumn="1" w:lastColumn="0" w:noHBand="0" w:noVBand="1"/>
      </w:tblPr>
      <w:tblGrid>
        <w:gridCol w:w="9833"/>
      </w:tblGrid>
      <w:tr w:rsidR="009E35E0" w14:paraId="1D87FE56" w14:textId="77777777" w:rsidTr="002D7215">
        <w:trPr>
          <w:trHeight w:val="377"/>
        </w:trPr>
        <w:tc>
          <w:tcPr>
            <w:tcW w:w="9833" w:type="dxa"/>
            <w:shd w:val="clear" w:color="auto" w:fill="EEECE1" w:themeFill="background2"/>
            <w:vAlign w:val="center"/>
          </w:tcPr>
          <w:p w14:paraId="354E7269" w14:textId="77777777" w:rsidR="009E35E0" w:rsidRPr="00C55FC0" w:rsidRDefault="009E35E0" w:rsidP="00434386">
            <w:pPr>
              <w:widowControl w:val="0"/>
              <w:tabs>
                <w:tab w:val="left" w:leader="dot" w:pos="9000"/>
              </w:tabs>
              <w:spacing w:before="120" w:after="120" w:line="264" w:lineRule="auto"/>
              <w:ind w:left="360" w:hanging="210"/>
              <w:rPr>
                <w:b/>
                <w:sz w:val="24"/>
                <w:szCs w:val="24"/>
                <w:lang w:val="pt-BR"/>
              </w:rPr>
            </w:pPr>
            <w:r>
              <w:rPr>
                <w:b/>
                <w:sz w:val="24"/>
                <w:szCs w:val="24"/>
                <w:lang w:val="pt-BR"/>
              </w:rPr>
              <w:t xml:space="preserve">1. </w:t>
            </w:r>
            <w:r w:rsidRPr="00C55FC0">
              <w:rPr>
                <w:b/>
                <w:sz w:val="24"/>
                <w:szCs w:val="24"/>
                <w:lang w:val="pt-BR"/>
              </w:rPr>
              <w:t xml:space="preserve">Thông tin </w:t>
            </w:r>
            <w:r>
              <w:rPr>
                <w:b/>
                <w:sz w:val="24"/>
                <w:szCs w:val="24"/>
                <w:lang w:val="pt-BR"/>
              </w:rPr>
              <w:t>doanh nghiệp/hộ kinh doanh*</w:t>
            </w:r>
          </w:p>
        </w:tc>
      </w:tr>
      <w:tr w:rsidR="009E35E0" w14:paraId="09DF586A" w14:textId="77777777" w:rsidTr="002D7215">
        <w:trPr>
          <w:trHeight w:val="4607"/>
        </w:trPr>
        <w:tc>
          <w:tcPr>
            <w:tcW w:w="9833" w:type="dxa"/>
          </w:tcPr>
          <w:p w14:paraId="0534FB11" w14:textId="77777777" w:rsidR="009E35E0" w:rsidRPr="00183897" w:rsidRDefault="009E35E0" w:rsidP="00434386">
            <w:pPr>
              <w:widowControl w:val="0"/>
              <w:tabs>
                <w:tab w:val="left" w:leader="dot" w:pos="9000"/>
              </w:tabs>
              <w:spacing w:before="120" w:after="120" w:line="264" w:lineRule="auto"/>
              <w:ind w:left="360" w:hanging="210"/>
              <w:rPr>
                <w:sz w:val="24"/>
                <w:szCs w:val="24"/>
                <w:lang w:val="vi-VN"/>
              </w:rPr>
            </w:pPr>
            <w:r w:rsidRPr="00183897">
              <w:rPr>
                <w:sz w:val="24"/>
                <w:szCs w:val="24"/>
                <w:lang w:val="vi-VN"/>
              </w:rPr>
              <w:t>Tên đ</w:t>
            </w:r>
            <w:r>
              <w:rPr>
                <w:sz w:val="24"/>
                <w:szCs w:val="24"/>
                <w:lang w:val="vi-VN"/>
              </w:rPr>
              <w:t>ơn vị đăng ký sử dụng dịch vụ: ......</w:t>
            </w:r>
            <w:r>
              <w:rPr>
                <w:sz w:val="24"/>
                <w:szCs w:val="24"/>
              </w:rPr>
              <w:t>.................................................................................</w:t>
            </w:r>
            <w:r>
              <w:rPr>
                <w:sz w:val="24"/>
                <w:szCs w:val="24"/>
                <w:lang w:val="vi-VN"/>
              </w:rPr>
              <w:t>......</w:t>
            </w:r>
          </w:p>
          <w:p w14:paraId="5C907C23" w14:textId="77777777" w:rsidR="009E35E0" w:rsidRPr="00183897" w:rsidRDefault="009E35E0" w:rsidP="00434386">
            <w:pPr>
              <w:widowControl w:val="0"/>
              <w:tabs>
                <w:tab w:val="left" w:leader="dot" w:pos="9000"/>
              </w:tabs>
              <w:spacing w:before="120" w:after="120" w:line="264" w:lineRule="auto"/>
              <w:ind w:left="360" w:hanging="210"/>
              <w:rPr>
                <w:sz w:val="24"/>
                <w:szCs w:val="24"/>
                <w:lang w:val="vi-VN"/>
              </w:rPr>
            </w:pPr>
            <w:r w:rsidRPr="00183897">
              <w:rPr>
                <w:sz w:val="24"/>
                <w:szCs w:val="24"/>
                <w:lang w:val="vi-VN"/>
              </w:rPr>
              <w:t>Mã Khách hàng (CIF) tại VPBank: ………………………………………………</w:t>
            </w:r>
            <w:r>
              <w:rPr>
                <w:sz w:val="24"/>
                <w:szCs w:val="24"/>
              </w:rPr>
              <w:t>…</w:t>
            </w:r>
            <w:r w:rsidRPr="00183897">
              <w:rPr>
                <w:sz w:val="24"/>
                <w:szCs w:val="24"/>
                <w:lang w:val="vi-VN"/>
              </w:rPr>
              <w:t>……………</w:t>
            </w:r>
          </w:p>
          <w:p w14:paraId="2DF73710" w14:textId="77777777" w:rsidR="009E35E0" w:rsidRPr="00183897" w:rsidRDefault="009E35E0" w:rsidP="00434386">
            <w:pPr>
              <w:widowControl w:val="0"/>
              <w:tabs>
                <w:tab w:val="left" w:leader="dot" w:pos="9000"/>
              </w:tabs>
              <w:spacing w:before="120" w:after="120" w:line="264" w:lineRule="auto"/>
              <w:ind w:left="360" w:right="-360" w:hanging="210"/>
              <w:rPr>
                <w:sz w:val="24"/>
                <w:szCs w:val="24"/>
                <w:lang w:val="vi-VN"/>
              </w:rPr>
            </w:pPr>
            <w:r w:rsidRPr="00183897">
              <w:rPr>
                <w:sz w:val="24"/>
                <w:szCs w:val="24"/>
                <w:lang w:val="vi-VN"/>
              </w:rPr>
              <w:t xml:space="preserve">Giấy </w:t>
            </w:r>
            <w:r>
              <w:rPr>
                <w:sz w:val="24"/>
                <w:szCs w:val="24"/>
              </w:rPr>
              <w:t>phép ĐKKD/ Mã số DN/ HKD:</w:t>
            </w:r>
            <w:r w:rsidRPr="00183897">
              <w:rPr>
                <w:sz w:val="24"/>
                <w:szCs w:val="24"/>
                <w:lang w:val="vi-VN"/>
              </w:rPr>
              <w:t>……</w:t>
            </w:r>
            <w:r>
              <w:rPr>
                <w:sz w:val="24"/>
                <w:szCs w:val="24"/>
                <w:lang w:val="vi-VN"/>
              </w:rPr>
              <w:t>…………………………………..</w:t>
            </w:r>
          </w:p>
          <w:p w14:paraId="00082D52" w14:textId="77777777" w:rsidR="009E35E0" w:rsidRPr="00183897" w:rsidRDefault="009E35E0" w:rsidP="00434386">
            <w:pPr>
              <w:widowControl w:val="0"/>
              <w:tabs>
                <w:tab w:val="left" w:leader="dot" w:pos="9000"/>
              </w:tabs>
              <w:spacing w:before="120" w:after="120" w:line="264" w:lineRule="auto"/>
              <w:ind w:left="360" w:hanging="210"/>
              <w:rPr>
                <w:sz w:val="24"/>
                <w:szCs w:val="24"/>
                <w:lang w:val="vi-VN"/>
              </w:rPr>
            </w:pPr>
            <w:r w:rsidRPr="00183897">
              <w:rPr>
                <w:sz w:val="24"/>
                <w:szCs w:val="24"/>
                <w:lang w:val="vi-VN"/>
              </w:rPr>
              <w:t>Địa chỉ trụ sở chính: ………….………………………</w:t>
            </w:r>
            <w:r>
              <w:rPr>
                <w:sz w:val="24"/>
                <w:szCs w:val="24"/>
              </w:rPr>
              <w:t>………</w:t>
            </w:r>
            <w:r>
              <w:rPr>
                <w:sz w:val="24"/>
                <w:szCs w:val="24"/>
                <w:lang w:val="vi-VN"/>
              </w:rPr>
              <w:t>Phường……….………………….</w:t>
            </w:r>
          </w:p>
          <w:p w14:paraId="54BF415C" w14:textId="77777777" w:rsidR="009E35E0" w:rsidRPr="00183897" w:rsidRDefault="009E35E0" w:rsidP="00434386">
            <w:pPr>
              <w:widowControl w:val="0"/>
              <w:tabs>
                <w:tab w:val="left" w:leader="dot" w:pos="9000"/>
              </w:tabs>
              <w:spacing w:before="120" w:after="120" w:line="264" w:lineRule="auto"/>
              <w:ind w:left="360" w:hanging="210"/>
              <w:rPr>
                <w:sz w:val="24"/>
                <w:szCs w:val="24"/>
              </w:rPr>
            </w:pPr>
            <w:r w:rsidRPr="00183897">
              <w:rPr>
                <w:sz w:val="24"/>
                <w:szCs w:val="24"/>
                <w:lang w:val="vi-VN"/>
              </w:rPr>
              <w:t>Quận………………………………….….. Thành Phố………………………</w:t>
            </w:r>
            <w:r w:rsidRPr="00183897">
              <w:rPr>
                <w:sz w:val="24"/>
                <w:szCs w:val="24"/>
              </w:rPr>
              <w:t>……………</w:t>
            </w:r>
            <w:r>
              <w:rPr>
                <w:sz w:val="24"/>
                <w:szCs w:val="24"/>
              </w:rPr>
              <w:t>…...</w:t>
            </w:r>
            <w:r w:rsidRPr="00183897">
              <w:rPr>
                <w:sz w:val="24"/>
                <w:szCs w:val="24"/>
              </w:rPr>
              <w:t>.</w:t>
            </w:r>
            <w:r w:rsidRPr="00183897">
              <w:rPr>
                <w:sz w:val="24"/>
                <w:szCs w:val="24"/>
                <w:lang w:val="vi-VN"/>
              </w:rPr>
              <w:t>…</w:t>
            </w:r>
          </w:p>
          <w:p w14:paraId="24BE2269" w14:textId="681CC0B1" w:rsidR="009E35E0" w:rsidRDefault="009E35E0" w:rsidP="00A971E6">
            <w:pPr>
              <w:widowControl w:val="0"/>
              <w:tabs>
                <w:tab w:val="left" w:leader="dot" w:pos="4320"/>
                <w:tab w:val="left" w:leader="dot" w:pos="9000"/>
              </w:tabs>
              <w:spacing w:before="120" w:after="120" w:line="264" w:lineRule="auto"/>
              <w:ind w:left="360" w:hanging="210"/>
              <w:rPr>
                <w:sz w:val="24"/>
                <w:szCs w:val="24"/>
              </w:rPr>
            </w:pPr>
            <w:r>
              <w:rPr>
                <w:sz w:val="24"/>
                <w:szCs w:val="24"/>
                <w:lang w:val="vi-VN"/>
              </w:rPr>
              <w:t>Website</w:t>
            </w:r>
            <w:r>
              <w:rPr>
                <w:sz w:val="24"/>
                <w:szCs w:val="24"/>
              </w:rPr>
              <w:t>:………………………………………………………………………………………….</w:t>
            </w:r>
          </w:p>
          <w:p w14:paraId="4117D5B5" w14:textId="52414C1A" w:rsidR="00C536AD" w:rsidRPr="00706646" w:rsidRDefault="00C536AD" w:rsidP="00C536AD">
            <w:pPr>
              <w:widowControl w:val="0"/>
              <w:tabs>
                <w:tab w:val="left" w:leader="dot" w:pos="4320"/>
                <w:tab w:val="left" w:leader="dot" w:pos="9000"/>
              </w:tabs>
              <w:spacing w:after="120" w:line="276" w:lineRule="auto"/>
              <w:ind w:left="360" w:hanging="210"/>
              <w:rPr>
                <w:sz w:val="24"/>
                <w:szCs w:val="24"/>
                <w:lang w:val="vi-VN"/>
              </w:rPr>
            </w:pPr>
            <w:r>
              <w:rPr>
                <w:sz w:val="24"/>
                <w:szCs w:val="24"/>
              </w:rPr>
              <w:t>Ứng dụng</w:t>
            </w:r>
            <w:r w:rsidR="007D4947">
              <w:rPr>
                <w:sz w:val="24"/>
                <w:szCs w:val="24"/>
              </w:rPr>
              <w:t xml:space="preserve"> TMĐT</w:t>
            </w:r>
            <w:r w:rsidR="00706646" w:rsidRPr="00706646">
              <w:rPr>
                <w:color w:val="000000"/>
                <w:sz w:val="24"/>
                <w:szCs w:val="24"/>
              </w:rPr>
              <w:t xml:space="preserve">/ứng dụng kết nối trực tiếp </w:t>
            </w:r>
            <w:r w:rsidR="00706646">
              <w:rPr>
                <w:color w:val="000000"/>
                <w:sz w:val="24"/>
                <w:szCs w:val="24"/>
              </w:rPr>
              <w:t xml:space="preserve">với hệ thống của </w:t>
            </w:r>
            <w:r w:rsidR="00706646" w:rsidRPr="00706646">
              <w:rPr>
                <w:color w:val="000000"/>
                <w:sz w:val="24"/>
                <w:szCs w:val="24"/>
              </w:rPr>
              <w:t>VPBank</w:t>
            </w:r>
            <w:r w:rsidR="00706646">
              <w:rPr>
                <w:sz w:val="24"/>
                <w:szCs w:val="24"/>
              </w:rPr>
              <w:t>:……………………</w:t>
            </w:r>
            <w:r w:rsidR="00706646">
              <w:rPr>
                <w:sz w:val="24"/>
                <w:szCs w:val="24"/>
                <w:lang w:val="vi-VN"/>
              </w:rPr>
              <w:t>....</w:t>
            </w:r>
          </w:p>
          <w:p w14:paraId="2D3ACAD2" w14:textId="1DA59066" w:rsidR="009E35E0" w:rsidRPr="007B7A96" w:rsidRDefault="009E35E0" w:rsidP="00434386">
            <w:pPr>
              <w:widowControl w:val="0"/>
              <w:tabs>
                <w:tab w:val="left" w:leader="dot" w:pos="4320"/>
                <w:tab w:val="left" w:leader="dot" w:pos="9000"/>
              </w:tabs>
              <w:spacing w:before="120" w:after="120" w:line="264" w:lineRule="auto"/>
              <w:ind w:left="360" w:hanging="210"/>
              <w:jc w:val="both"/>
              <w:rPr>
                <w:sz w:val="24"/>
                <w:szCs w:val="24"/>
              </w:rPr>
            </w:pPr>
            <w:r>
              <w:rPr>
                <w:sz w:val="24"/>
                <w:szCs w:val="24"/>
                <w:lang w:val="vi-VN"/>
              </w:rPr>
              <w:t>Email:………………………………</w:t>
            </w:r>
            <w:r w:rsidRPr="00183897">
              <w:rPr>
                <w:sz w:val="24"/>
                <w:szCs w:val="24"/>
                <w:lang w:val="vi-VN"/>
              </w:rPr>
              <w:t>…</w:t>
            </w:r>
            <w:r>
              <w:rPr>
                <w:sz w:val="24"/>
                <w:szCs w:val="24"/>
                <w:lang w:val="vi-VN"/>
              </w:rPr>
              <w:t xml:space="preserve"> Tel:.........................................</w:t>
            </w:r>
            <w:r>
              <w:rPr>
                <w:sz w:val="24"/>
                <w:szCs w:val="24"/>
              </w:rPr>
              <w:t>...</w:t>
            </w:r>
            <w:r>
              <w:rPr>
                <w:sz w:val="24"/>
                <w:szCs w:val="24"/>
                <w:lang w:val="vi-VN"/>
              </w:rPr>
              <w:t>..</w:t>
            </w:r>
            <w:r>
              <w:rPr>
                <w:sz w:val="24"/>
                <w:szCs w:val="24"/>
              </w:rPr>
              <w:t>Fax:…………………...</w:t>
            </w:r>
          </w:p>
          <w:p w14:paraId="4383A85D" w14:textId="77777777" w:rsidR="009E35E0" w:rsidRPr="00183897" w:rsidRDefault="009E35E0" w:rsidP="00434386">
            <w:pPr>
              <w:widowControl w:val="0"/>
              <w:tabs>
                <w:tab w:val="left" w:pos="1800"/>
                <w:tab w:val="left" w:pos="9540"/>
              </w:tabs>
              <w:spacing w:before="120" w:after="120" w:line="264" w:lineRule="auto"/>
              <w:ind w:left="360" w:hanging="210"/>
              <w:rPr>
                <w:b/>
                <w:sz w:val="24"/>
                <w:szCs w:val="24"/>
                <w:lang w:val="pt-BR"/>
              </w:rPr>
            </w:pPr>
            <w:r w:rsidRPr="00183897">
              <w:rPr>
                <w:sz w:val="24"/>
                <w:szCs w:val="24"/>
                <w:lang w:val="pt-BR"/>
              </w:rPr>
              <w:t xml:space="preserve">Số Tài </w:t>
            </w:r>
            <w:r>
              <w:rPr>
                <w:sz w:val="24"/>
                <w:szCs w:val="24"/>
                <w:lang w:val="pt-BR"/>
              </w:rPr>
              <w:t>khoản t</w:t>
            </w:r>
            <w:r w:rsidRPr="00183897">
              <w:rPr>
                <w:sz w:val="24"/>
                <w:szCs w:val="24"/>
                <w:lang w:val="pt-BR"/>
              </w:rPr>
              <w:t>hanh toán tại VPBank:.....................................................................................</w:t>
            </w:r>
            <w:r>
              <w:rPr>
                <w:sz w:val="24"/>
                <w:szCs w:val="24"/>
                <w:lang w:val="pt-BR"/>
              </w:rPr>
              <w:t>.....</w:t>
            </w:r>
            <w:r w:rsidRPr="00183897">
              <w:rPr>
                <w:sz w:val="24"/>
                <w:szCs w:val="24"/>
                <w:lang w:val="pt-BR"/>
              </w:rPr>
              <w:t>...</w:t>
            </w:r>
          </w:p>
          <w:p w14:paraId="2CDEDBF7" w14:textId="77777777" w:rsidR="009E35E0" w:rsidRPr="00626CC1" w:rsidRDefault="009E35E0" w:rsidP="00434386">
            <w:pPr>
              <w:widowControl w:val="0"/>
              <w:tabs>
                <w:tab w:val="left" w:leader="dot" w:pos="9000"/>
              </w:tabs>
              <w:spacing w:before="120" w:after="120" w:line="264" w:lineRule="auto"/>
              <w:ind w:left="360" w:hanging="210"/>
              <w:rPr>
                <w:sz w:val="24"/>
                <w:szCs w:val="24"/>
                <w:lang w:val="pt-BR"/>
              </w:rPr>
            </w:pPr>
            <w:r w:rsidRPr="00626CC1">
              <w:rPr>
                <w:sz w:val="24"/>
                <w:szCs w:val="24"/>
                <w:lang w:val="vi-VN"/>
              </w:rPr>
              <w:t xml:space="preserve">Loại hình doanh nghiệp: </w:t>
            </w:r>
            <w:r w:rsidRPr="00626CC1">
              <w:rPr>
                <w:sz w:val="24"/>
                <w:szCs w:val="24"/>
                <w:lang w:val="vi-VN"/>
              </w:rPr>
              <w:tab/>
            </w:r>
            <w:r w:rsidRPr="00626CC1">
              <w:rPr>
                <w:sz w:val="24"/>
                <w:szCs w:val="24"/>
              </w:rPr>
              <w:t>.</w:t>
            </w:r>
            <w:r w:rsidRPr="00626CC1">
              <w:rPr>
                <w:sz w:val="24"/>
                <w:szCs w:val="24"/>
                <w:lang w:val="pt-BR"/>
              </w:rPr>
              <w:t>….</w:t>
            </w:r>
          </w:p>
          <w:p w14:paraId="7CA966F2" w14:textId="77777777" w:rsidR="009E35E0" w:rsidRPr="00183897" w:rsidRDefault="009E35E0" w:rsidP="00434386">
            <w:pPr>
              <w:widowControl w:val="0"/>
              <w:tabs>
                <w:tab w:val="left" w:leader="dot" w:pos="9000"/>
              </w:tabs>
              <w:spacing w:before="120" w:after="120" w:line="264" w:lineRule="auto"/>
              <w:ind w:left="360" w:hanging="210"/>
              <w:rPr>
                <w:sz w:val="24"/>
                <w:szCs w:val="24"/>
                <w:lang w:val="vi-VN"/>
              </w:rPr>
            </w:pPr>
            <w:r w:rsidRPr="00626CC1">
              <w:rPr>
                <w:sz w:val="24"/>
                <w:szCs w:val="24"/>
                <w:lang w:val="vi-VN"/>
              </w:rPr>
              <w:t>Ngành nghề, lĩnh vực kinh doanh:</w:t>
            </w:r>
            <w:r w:rsidRPr="00183897">
              <w:rPr>
                <w:sz w:val="24"/>
                <w:szCs w:val="24"/>
                <w:lang w:val="vi-VN"/>
              </w:rPr>
              <w:t xml:space="preserve"> </w:t>
            </w:r>
            <w:r w:rsidRPr="00183897">
              <w:rPr>
                <w:sz w:val="24"/>
                <w:szCs w:val="24"/>
                <w:lang w:val="vi-VN"/>
              </w:rPr>
              <w:tab/>
            </w:r>
            <w:r>
              <w:rPr>
                <w:sz w:val="24"/>
                <w:szCs w:val="24"/>
              </w:rPr>
              <w:t>.</w:t>
            </w:r>
            <w:r w:rsidRPr="00183897">
              <w:rPr>
                <w:sz w:val="24"/>
                <w:szCs w:val="24"/>
                <w:lang w:val="pt-BR"/>
              </w:rPr>
              <w:t>….</w:t>
            </w:r>
          </w:p>
        </w:tc>
      </w:tr>
      <w:tr w:rsidR="00EC0419" w14:paraId="21645A2E" w14:textId="77777777" w:rsidTr="002D7215">
        <w:trPr>
          <w:trHeight w:val="215"/>
        </w:trPr>
        <w:tc>
          <w:tcPr>
            <w:tcW w:w="9833" w:type="dxa"/>
            <w:shd w:val="clear" w:color="auto" w:fill="EEECE1" w:themeFill="background2"/>
            <w:vAlign w:val="center"/>
          </w:tcPr>
          <w:p w14:paraId="5F5A2C5A" w14:textId="68B9076A" w:rsidR="006F205A" w:rsidRDefault="00EC0419" w:rsidP="00317E7D">
            <w:pPr>
              <w:widowControl w:val="0"/>
              <w:tabs>
                <w:tab w:val="left" w:leader="dot" w:pos="9000"/>
              </w:tabs>
              <w:spacing w:before="120" w:after="120" w:line="264" w:lineRule="auto"/>
              <w:ind w:left="360" w:hanging="210"/>
              <w:rPr>
                <w:b/>
                <w:sz w:val="24"/>
                <w:szCs w:val="24"/>
              </w:rPr>
            </w:pPr>
            <w:r>
              <w:rPr>
                <w:b/>
                <w:sz w:val="24"/>
                <w:szCs w:val="24"/>
              </w:rPr>
              <w:t>2. Thông tin Chủ DNTN/ Chủ HKD*</w:t>
            </w:r>
          </w:p>
        </w:tc>
      </w:tr>
      <w:tr w:rsidR="00DF192F" w14:paraId="1C90D3A1" w14:textId="77777777" w:rsidTr="002D7215">
        <w:trPr>
          <w:trHeight w:val="215"/>
        </w:trPr>
        <w:tc>
          <w:tcPr>
            <w:tcW w:w="9833" w:type="dxa"/>
            <w:shd w:val="clear" w:color="auto" w:fill="auto"/>
            <w:vAlign w:val="center"/>
          </w:tcPr>
          <w:p w14:paraId="7B2BE36D" w14:textId="79BEE3C3" w:rsidR="00DF192F" w:rsidRDefault="00DF192F" w:rsidP="00DF192F">
            <w:pPr>
              <w:widowControl w:val="0"/>
              <w:tabs>
                <w:tab w:val="left" w:leader="dot" w:pos="8640"/>
                <w:tab w:val="left" w:leader="dot" w:pos="9000"/>
              </w:tabs>
              <w:spacing w:before="120" w:after="120" w:line="264" w:lineRule="auto"/>
              <w:ind w:left="165"/>
              <w:rPr>
                <w:i/>
                <w:sz w:val="24"/>
                <w:szCs w:val="24"/>
                <w:lang w:val="vi-VN"/>
              </w:rPr>
            </w:pPr>
            <w:r w:rsidRPr="00183897">
              <w:rPr>
                <w:sz w:val="24"/>
                <w:szCs w:val="24"/>
                <w:lang w:val="vi-VN"/>
              </w:rPr>
              <w:t>Ông/Bà ..............................................................</w:t>
            </w:r>
            <w:r w:rsidR="001E7F60">
              <w:rPr>
                <w:sz w:val="24"/>
                <w:szCs w:val="24"/>
              </w:rPr>
              <w:t xml:space="preserve"> </w:t>
            </w:r>
            <w:r w:rsidRPr="00183897">
              <w:rPr>
                <w:sz w:val="24"/>
                <w:szCs w:val="24"/>
                <w:lang w:val="vi-VN"/>
              </w:rPr>
              <w:t xml:space="preserve">Chức vụ..................................... </w:t>
            </w:r>
          </w:p>
          <w:p w14:paraId="0A4B0DE6" w14:textId="77777777" w:rsidR="001E7F60" w:rsidRDefault="00DF192F" w:rsidP="00DF192F">
            <w:pPr>
              <w:widowControl w:val="0"/>
              <w:tabs>
                <w:tab w:val="left" w:pos="9843"/>
              </w:tabs>
              <w:spacing w:before="120" w:after="120" w:line="264" w:lineRule="auto"/>
              <w:ind w:left="360" w:hanging="210"/>
              <w:rPr>
                <w:sz w:val="24"/>
                <w:szCs w:val="24"/>
              </w:rPr>
            </w:pPr>
            <w:r w:rsidRPr="00183897">
              <w:rPr>
                <w:sz w:val="24"/>
                <w:szCs w:val="24"/>
              </w:rPr>
              <w:t xml:space="preserve">Ngày/tháng/năm sinh: …………………………………………           </w:t>
            </w:r>
          </w:p>
          <w:p w14:paraId="5DC0CEF9" w14:textId="209B8BB3" w:rsidR="00DF192F" w:rsidRPr="00183897" w:rsidRDefault="00DF192F" w:rsidP="00DF192F">
            <w:pPr>
              <w:widowControl w:val="0"/>
              <w:tabs>
                <w:tab w:val="left" w:pos="9843"/>
              </w:tabs>
              <w:spacing w:before="120" w:after="120" w:line="264" w:lineRule="auto"/>
              <w:ind w:left="360" w:hanging="210"/>
              <w:rPr>
                <w:sz w:val="24"/>
                <w:szCs w:val="24"/>
              </w:rPr>
            </w:pPr>
            <w:r w:rsidRPr="00183897">
              <w:rPr>
                <w:sz w:val="24"/>
                <w:szCs w:val="24"/>
              </w:rPr>
              <w:fldChar w:fldCharType="begin">
                <w:ffData>
                  <w:name w:val="Check1"/>
                  <w:enabled/>
                  <w:calcOnExit w:val="0"/>
                  <w:checkBox>
                    <w:sizeAuto/>
                    <w:default w:val="0"/>
                  </w:checkBox>
                </w:ffData>
              </w:fldChar>
            </w:r>
            <w:r w:rsidRPr="00183897">
              <w:rPr>
                <w:sz w:val="24"/>
                <w:szCs w:val="24"/>
              </w:rPr>
              <w:instrText xml:space="preserve"> FORMCHECKBOX </w:instrText>
            </w:r>
            <w:r w:rsidR="002C36C1">
              <w:rPr>
                <w:sz w:val="24"/>
                <w:szCs w:val="24"/>
              </w:rPr>
            </w:r>
            <w:r w:rsidR="002C36C1">
              <w:rPr>
                <w:sz w:val="24"/>
                <w:szCs w:val="24"/>
              </w:rPr>
              <w:fldChar w:fldCharType="separate"/>
            </w:r>
            <w:r w:rsidRPr="00183897">
              <w:rPr>
                <w:sz w:val="24"/>
                <w:szCs w:val="24"/>
              </w:rPr>
              <w:fldChar w:fldCharType="end"/>
            </w:r>
            <w:r w:rsidRPr="00183897">
              <w:rPr>
                <w:sz w:val="24"/>
                <w:szCs w:val="24"/>
              </w:rPr>
              <w:t xml:space="preserve"> Nam         </w:t>
            </w:r>
            <w:r w:rsidRPr="00183897">
              <w:rPr>
                <w:sz w:val="24"/>
                <w:szCs w:val="24"/>
              </w:rPr>
              <w:fldChar w:fldCharType="begin">
                <w:ffData>
                  <w:name w:val="Check1"/>
                  <w:enabled/>
                  <w:calcOnExit w:val="0"/>
                  <w:checkBox>
                    <w:sizeAuto/>
                    <w:default w:val="0"/>
                  </w:checkBox>
                </w:ffData>
              </w:fldChar>
            </w:r>
            <w:r w:rsidRPr="00183897">
              <w:rPr>
                <w:sz w:val="24"/>
                <w:szCs w:val="24"/>
              </w:rPr>
              <w:instrText xml:space="preserve"> FORMCHECKBOX </w:instrText>
            </w:r>
            <w:r w:rsidR="002C36C1">
              <w:rPr>
                <w:sz w:val="24"/>
                <w:szCs w:val="24"/>
              </w:rPr>
            </w:r>
            <w:r w:rsidR="002C36C1">
              <w:rPr>
                <w:sz w:val="24"/>
                <w:szCs w:val="24"/>
              </w:rPr>
              <w:fldChar w:fldCharType="separate"/>
            </w:r>
            <w:r w:rsidRPr="00183897">
              <w:rPr>
                <w:sz w:val="24"/>
                <w:szCs w:val="24"/>
              </w:rPr>
              <w:fldChar w:fldCharType="end"/>
            </w:r>
            <w:r w:rsidRPr="00183897">
              <w:rPr>
                <w:sz w:val="24"/>
                <w:szCs w:val="24"/>
              </w:rPr>
              <w:t xml:space="preserve"> Nữ</w:t>
            </w:r>
          </w:p>
          <w:p w14:paraId="48D10265" w14:textId="45CBFD82" w:rsidR="00DF192F" w:rsidRPr="00183897" w:rsidRDefault="00DE0EF6" w:rsidP="00DF192F">
            <w:pPr>
              <w:widowControl w:val="0"/>
              <w:tabs>
                <w:tab w:val="left" w:pos="1800"/>
                <w:tab w:val="left" w:leader="dot" w:pos="9849"/>
              </w:tabs>
              <w:spacing w:before="120" w:after="120" w:line="264" w:lineRule="auto"/>
              <w:ind w:left="150"/>
              <w:jc w:val="both"/>
              <w:rPr>
                <w:sz w:val="24"/>
                <w:szCs w:val="24"/>
              </w:rPr>
            </w:pPr>
            <w:r w:rsidRPr="00293164">
              <w:rPr>
                <w:sz w:val="24"/>
                <w:szCs w:val="24"/>
              </w:rPr>
              <w:t>Thẻ căn cước công dân/ Hộ chiếu/ Thẻ căn cước/ Căn cước điện tử/ Giấy chứng nhận căn cước</w:t>
            </w:r>
            <w:r w:rsidR="00DF192F" w:rsidRPr="00183897">
              <w:rPr>
                <w:sz w:val="24"/>
                <w:szCs w:val="24"/>
              </w:rPr>
              <w:t>: ………………Ngày cấp: ……… Nơi cấp: ………….........</w:t>
            </w:r>
            <w:r w:rsidR="00DF192F">
              <w:rPr>
                <w:sz w:val="24"/>
                <w:szCs w:val="24"/>
              </w:rPr>
              <w:t>..</w:t>
            </w:r>
            <w:r w:rsidR="00DF192F" w:rsidRPr="00183897">
              <w:rPr>
                <w:sz w:val="24"/>
                <w:szCs w:val="24"/>
              </w:rPr>
              <w:t>.</w:t>
            </w:r>
          </w:p>
          <w:p w14:paraId="1555B1AA" w14:textId="77777777" w:rsidR="00DF192F" w:rsidRPr="00183897" w:rsidRDefault="00DF192F" w:rsidP="00DF192F">
            <w:pPr>
              <w:widowControl w:val="0"/>
              <w:tabs>
                <w:tab w:val="left" w:pos="1800"/>
                <w:tab w:val="left" w:leader="dot" w:pos="9849"/>
              </w:tabs>
              <w:spacing w:before="120" w:after="120" w:line="264" w:lineRule="auto"/>
              <w:ind w:left="360" w:hanging="210"/>
              <w:jc w:val="both"/>
              <w:rPr>
                <w:sz w:val="24"/>
                <w:szCs w:val="24"/>
              </w:rPr>
            </w:pPr>
            <w:r w:rsidRPr="00183897">
              <w:rPr>
                <w:sz w:val="24"/>
                <w:szCs w:val="24"/>
              </w:rPr>
              <w:t>Hộ khẩu thường trú</w:t>
            </w:r>
            <w:r>
              <w:rPr>
                <w:sz w:val="24"/>
                <w:szCs w:val="24"/>
              </w:rPr>
              <w:t>/đăng kí tạm trú: ………………………………………………………….</w:t>
            </w:r>
            <w:r w:rsidRPr="00183897">
              <w:rPr>
                <w:sz w:val="24"/>
                <w:szCs w:val="24"/>
              </w:rPr>
              <w:t>…</w:t>
            </w:r>
          </w:p>
          <w:p w14:paraId="138D797D" w14:textId="77777777" w:rsidR="00DF192F" w:rsidRPr="00183897" w:rsidRDefault="00DF192F" w:rsidP="00DF192F">
            <w:pPr>
              <w:widowControl w:val="0"/>
              <w:tabs>
                <w:tab w:val="left" w:pos="1800"/>
                <w:tab w:val="left" w:leader="dot" w:pos="9849"/>
              </w:tabs>
              <w:spacing w:before="120" w:after="120" w:line="264" w:lineRule="auto"/>
              <w:ind w:left="360" w:hanging="210"/>
              <w:jc w:val="both"/>
              <w:rPr>
                <w:sz w:val="24"/>
                <w:szCs w:val="24"/>
              </w:rPr>
            </w:pPr>
            <w:r w:rsidRPr="00183897">
              <w:rPr>
                <w:sz w:val="24"/>
                <w:szCs w:val="24"/>
              </w:rPr>
              <w:t xml:space="preserve">Địa chỉ hiện tại: </w:t>
            </w:r>
          </w:p>
          <w:p w14:paraId="357A62C3" w14:textId="77777777" w:rsidR="00DF192F" w:rsidRPr="00183897" w:rsidRDefault="00DF192F" w:rsidP="00DF192F">
            <w:pPr>
              <w:widowControl w:val="0"/>
              <w:tabs>
                <w:tab w:val="left" w:pos="1800"/>
                <w:tab w:val="left" w:leader="dot" w:pos="9849"/>
              </w:tabs>
              <w:spacing w:before="120" w:after="120" w:line="264" w:lineRule="auto"/>
              <w:ind w:left="360" w:hanging="210"/>
              <w:jc w:val="both"/>
              <w:rPr>
                <w:sz w:val="24"/>
                <w:szCs w:val="24"/>
              </w:rPr>
            </w:pPr>
            <w:r w:rsidRPr="00183897">
              <w:rPr>
                <w:sz w:val="24"/>
                <w:szCs w:val="24"/>
              </w:rPr>
              <w:fldChar w:fldCharType="begin">
                <w:ffData>
                  <w:name w:val="Check1"/>
                  <w:enabled/>
                  <w:calcOnExit w:val="0"/>
                  <w:checkBox>
                    <w:sizeAuto/>
                    <w:default w:val="0"/>
                  </w:checkBox>
                </w:ffData>
              </w:fldChar>
            </w:r>
            <w:r w:rsidRPr="00183897">
              <w:rPr>
                <w:sz w:val="24"/>
                <w:szCs w:val="24"/>
              </w:rPr>
              <w:instrText xml:space="preserve"> FORMCHECKBOX </w:instrText>
            </w:r>
            <w:r w:rsidR="002C36C1">
              <w:rPr>
                <w:sz w:val="24"/>
                <w:szCs w:val="24"/>
              </w:rPr>
            </w:r>
            <w:r w:rsidR="002C36C1">
              <w:rPr>
                <w:sz w:val="24"/>
                <w:szCs w:val="24"/>
              </w:rPr>
              <w:fldChar w:fldCharType="separate"/>
            </w:r>
            <w:r w:rsidRPr="00183897">
              <w:rPr>
                <w:sz w:val="24"/>
                <w:szCs w:val="24"/>
              </w:rPr>
              <w:fldChar w:fldCharType="end"/>
            </w:r>
            <w:r w:rsidRPr="00183897">
              <w:rPr>
                <w:sz w:val="24"/>
                <w:szCs w:val="24"/>
              </w:rPr>
              <w:t xml:space="preserve"> Trùng với Hộ khẩu thường trú   </w:t>
            </w:r>
          </w:p>
          <w:p w14:paraId="332BAF14" w14:textId="77777777" w:rsidR="00DF192F" w:rsidRDefault="00DF192F" w:rsidP="00DF192F">
            <w:pPr>
              <w:widowControl w:val="0"/>
              <w:tabs>
                <w:tab w:val="left" w:leader="dot" w:pos="9000"/>
              </w:tabs>
              <w:spacing w:before="120" w:after="120" w:line="264" w:lineRule="auto"/>
              <w:ind w:left="360" w:hanging="210"/>
              <w:rPr>
                <w:sz w:val="24"/>
                <w:szCs w:val="24"/>
              </w:rPr>
            </w:pPr>
            <w:r w:rsidRPr="00183897">
              <w:rPr>
                <w:sz w:val="24"/>
                <w:szCs w:val="24"/>
              </w:rPr>
              <w:fldChar w:fldCharType="begin">
                <w:ffData>
                  <w:name w:val="Check1"/>
                  <w:enabled/>
                  <w:calcOnExit w:val="0"/>
                  <w:checkBox>
                    <w:sizeAuto/>
                    <w:default w:val="0"/>
                  </w:checkBox>
                </w:ffData>
              </w:fldChar>
            </w:r>
            <w:r w:rsidRPr="00183897">
              <w:rPr>
                <w:sz w:val="24"/>
                <w:szCs w:val="24"/>
              </w:rPr>
              <w:instrText xml:space="preserve"> FORMCHECKBOX </w:instrText>
            </w:r>
            <w:r w:rsidR="002C36C1">
              <w:rPr>
                <w:sz w:val="24"/>
                <w:szCs w:val="24"/>
              </w:rPr>
            </w:r>
            <w:r w:rsidR="002C36C1">
              <w:rPr>
                <w:sz w:val="24"/>
                <w:szCs w:val="24"/>
              </w:rPr>
              <w:fldChar w:fldCharType="separate"/>
            </w:r>
            <w:r w:rsidRPr="00183897">
              <w:rPr>
                <w:sz w:val="24"/>
                <w:szCs w:val="24"/>
              </w:rPr>
              <w:fldChar w:fldCharType="end"/>
            </w:r>
            <w:r w:rsidRPr="00183897">
              <w:rPr>
                <w:sz w:val="24"/>
                <w:szCs w:val="24"/>
              </w:rPr>
              <w:t xml:space="preserve"> Khác (vui lòng ghi rõ): ……………………………………………………………………</w:t>
            </w:r>
          </w:p>
          <w:p w14:paraId="2DE85CBF" w14:textId="77777777" w:rsidR="00DF192F" w:rsidRDefault="00DF192F" w:rsidP="00DF192F">
            <w:pPr>
              <w:widowControl w:val="0"/>
              <w:tabs>
                <w:tab w:val="left" w:leader="dot" w:pos="9000"/>
              </w:tabs>
              <w:spacing w:before="120" w:after="120" w:line="264" w:lineRule="auto"/>
              <w:ind w:left="150"/>
              <w:jc w:val="both"/>
              <w:rPr>
                <w:i/>
                <w:sz w:val="24"/>
                <w:szCs w:val="24"/>
                <w:lang w:val="vi-VN"/>
              </w:rPr>
            </w:pPr>
            <w:r>
              <w:rPr>
                <w:sz w:val="24"/>
                <w:szCs w:val="24"/>
              </w:rPr>
              <w:t xml:space="preserve">Đại diện theo ủy quyền (nếu có) của chủ DNTN/chủ HKD/các thành viên HKD: </w:t>
            </w:r>
            <w:r w:rsidRPr="00183897">
              <w:rPr>
                <w:sz w:val="24"/>
                <w:szCs w:val="24"/>
                <w:lang w:val="vi-VN"/>
              </w:rPr>
              <w:t xml:space="preserve">Ông/Bà ..............................................................Chức vụ..................................... </w:t>
            </w:r>
            <w:r w:rsidRPr="00183897">
              <w:rPr>
                <w:i/>
                <w:sz w:val="24"/>
                <w:szCs w:val="24"/>
                <w:lang w:val="vi-VN"/>
              </w:rPr>
              <w:t xml:space="preserve">theo Văn bản ủy quyền số ……. </w:t>
            </w:r>
            <w:r w:rsidRPr="00183897">
              <w:rPr>
                <w:i/>
                <w:sz w:val="24"/>
                <w:szCs w:val="24"/>
                <w:lang w:val="pt-BR"/>
              </w:rPr>
              <w:t>n</w:t>
            </w:r>
            <w:r w:rsidRPr="00183897">
              <w:rPr>
                <w:i/>
                <w:sz w:val="24"/>
                <w:szCs w:val="24"/>
                <w:lang w:val="vi-VN"/>
              </w:rPr>
              <w:t>gày …./…/……….. của ……………………………… (nếu người ký là đại diện theo ủy quyền)</w:t>
            </w:r>
          </w:p>
          <w:p w14:paraId="41E580F3" w14:textId="2B75D60B" w:rsidR="00DF192F" w:rsidRDefault="00DE0EF6" w:rsidP="004B3363">
            <w:pPr>
              <w:widowControl w:val="0"/>
              <w:tabs>
                <w:tab w:val="left" w:leader="dot" w:pos="9000"/>
              </w:tabs>
              <w:spacing w:before="120" w:after="120" w:line="264" w:lineRule="auto"/>
              <w:ind w:left="360" w:hanging="210"/>
              <w:rPr>
                <w:b/>
                <w:sz w:val="24"/>
                <w:szCs w:val="24"/>
              </w:rPr>
            </w:pPr>
            <w:r w:rsidRPr="00293164">
              <w:rPr>
                <w:sz w:val="24"/>
                <w:szCs w:val="24"/>
              </w:rPr>
              <w:t>Thẻ căn cước công dân/ Hộ chiếu/ Thẻ căn cước/ Căn cước điện tử/ Giấy chứng nhận căn cước</w:t>
            </w:r>
            <w:r w:rsidR="00DF192F" w:rsidRPr="00183897">
              <w:rPr>
                <w:sz w:val="24"/>
                <w:szCs w:val="24"/>
              </w:rPr>
              <w:t>: ………………Ngày cấp: ……… Nơi cấp: ………….........</w:t>
            </w:r>
            <w:r w:rsidR="00DF192F">
              <w:rPr>
                <w:sz w:val="24"/>
                <w:szCs w:val="24"/>
              </w:rPr>
              <w:t>..</w:t>
            </w:r>
            <w:r w:rsidR="00DF192F" w:rsidRPr="00183897">
              <w:rPr>
                <w:sz w:val="24"/>
                <w:szCs w:val="24"/>
              </w:rPr>
              <w:t>.</w:t>
            </w:r>
          </w:p>
        </w:tc>
      </w:tr>
      <w:tr w:rsidR="009E35E0" w14:paraId="7F4BCB1D" w14:textId="77777777" w:rsidTr="002D7215">
        <w:trPr>
          <w:trHeight w:val="215"/>
        </w:trPr>
        <w:tc>
          <w:tcPr>
            <w:tcW w:w="9833" w:type="dxa"/>
            <w:shd w:val="clear" w:color="auto" w:fill="EEECE1" w:themeFill="background2"/>
            <w:vAlign w:val="center"/>
          </w:tcPr>
          <w:p w14:paraId="584F8FC8" w14:textId="3CD6E95A" w:rsidR="009E35E0" w:rsidRPr="00C55FC0" w:rsidRDefault="00EC0419" w:rsidP="006F205A">
            <w:pPr>
              <w:widowControl w:val="0"/>
              <w:tabs>
                <w:tab w:val="left" w:leader="dot" w:pos="9000"/>
              </w:tabs>
              <w:spacing w:before="120" w:after="120" w:line="264" w:lineRule="auto"/>
              <w:ind w:left="360" w:hanging="210"/>
              <w:rPr>
                <w:b/>
                <w:sz w:val="24"/>
                <w:szCs w:val="24"/>
              </w:rPr>
            </w:pPr>
            <w:r>
              <w:rPr>
                <w:b/>
                <w:sz w:val="24"/>
                <w:szCs w:val="24"/>
              </w:rPr>
              <w:t>3</w:t>
            </w:r>
            <w:r w:rsidR="009E35E0">
              <w:rPr>
                <w:b/>
                <w:sz w:val="24"/>
                <w:szCs w:val="24"/>
              </w:rPr>
              <w:t>. Thông tin người đại diện hợp pháp</w:t>
            </w:r>
            <w:r w:rsidDel="00EC0419">
              <w:rPr>
                <w:b/>
                <w:sz w:val="24"/>
                <w:szCs w:val="24"/>
              </w:rPr>
              <w:t xml:space="preserve"> </w:t>
            </w:r>
            <w:r w:rsidR="006F205A">
              <w:rPr>
                <w:b/>
                <w:sz w:val="24"/>
                <w:szCs w:val="24"/>
              </w:rPr>
              <w:t>của doanh nghiệp (không bao gồm DNTN)</w:t>
            </w:r>
            <w:r w:rsidR="009E35E0">
              <w:rPr>
                <w:b/>
                <w:sz w:val="24"/>
                <w:szCs w:val="24"/>
              </w:rPr>
              <w:t>*</w:t>
            </w:r>
          </w:p>
        </w:tc>
      </w:tr>
      <w:tr w:rsidR="009E35E0" w14:paraId="13C8344A" w14:textId="77777777" w:rsidTr="002D7215">
        <w:tc>
          <w:tcPr>
            <w:tcW w:w="9833" w:type="dxa"/>
          </w:tcPr>
          <w:p w14:paraId="19BC011D" w14:textId="77777777" w:rsidR="009E35E0" w:rsidRDefault="009E35E0" w:rsidP="00434386">
            <w:pPr>
              <w:widowControl w:val="0"/>
              <w:tabs>
                <w:tab w:val="left" w:leader="dot" w:pos="8640"/>
                <w:tab w:val="left" w:leader="dot" w:pos="9000"/>
              </w:tabs>
              <w:spacing w:before="120" w:after="120" w:line="264" w:lineRule="auto"/>
              <w:ind w:left="165"/>
              <w:rPr>
                <w:i/>
                <w:sz w:val="24"/>
                <w:szCs w:val="24"/>
                <w:lang w:val="vi-VN"/>
              </w:rPr>
            </w:pPr>
            <w:r w:rsidRPr="00183897">
              <w:rPr>
                <w:sz w:val="24"/>
                <w:szCs w:val="24"/>
                <w:lang w:val="vi-VN"/>
              </w:rPr>
              <w:lastRenderedPageBreak/>
              <w:t xml:space="preserve">Ông/Bà ..............................................................Chức vụ..................................... </w:t>
            </w:r>
            <w:r w:rsidRPr="00183897">
              <w:rPr>
                <w:i/>
                <w:sz w:val="24"/>
                <w:szCs w:val="24"/>
                <w:lang w:val="vi-VN"/>
              </w:rPr>
              <w:t xml:space="preserve">theo Văn bản ủy quyền số ……. </w:t>
            </w:r>
            <w:r w:rsidRPr="00183897">
              <w:rPr>
                <w:i/>
                <w:sz w:val="24"/>
                <w:szCs w:val="24"/>
                <w:lang w:val="pt-BR"/>
              </w:rPr>
              <w:t>n</w:t>
            </w:r>
            <w:r w:rsidRPr="00183897">
              <w:rPr>
                <w:i/>
                <w:sz w:val="24"/>
                <w:szCs w:val="24"/>
                <w:lang w:val="vi-VN"/>
              </w:rPr>
              <w:t>gày …./…/……….. của ……………………………… (nếu người ký là đại diện theo ủy quyền)</w:t>
            </w:r>
          </w:p>
          <w:p w14:paraId="234539BA" w14:textId="77777777" w:rsidR="00653F4F" w:rsidRDefault="009E35E0" w:rsidP="00434386">
            <w:pPr>
              <w:widowControl w:val="0"/>
              <w:tabs>
                <w:tab w:val="left" w:pos="9843"/>
              </w:tabs>
              <w:spacing w:before="120" w:after="120" w:line="264" w:lineRule="auto"/>
              <w:ind w:left="360" w:hanging="210"/>
              <w:rPr>
                <w:sz w:val="24"/>
                <w:szCs w:val="24"/>
              </w:rPr>
            </w:pPr>
            <w:r w:rsidRPr="00183897">
              <w:rPr>
                <w:sz w:val="24"/>
                <w:szCs w:val="24"/>
              </w:rPr>
              <w:t xml:space="preserve">Ngày/tháng/năm sinh: …………………………………………           </w:t>
            </w:r>
          </w:p>
          <w:p w14:paraId="5C836676" w14:textId="54B79E6A" w:rsidR="009E35E0" w:rsidRPr="00183897" w:rsidRDefault="009E35E0" w:rsidP="00434386">
            <w:pPr>
              <w:widowControl w:val="0"/>
              <w:tabs>
                <w:tab w:val="left" w:pos="9843"/>
              </w:tabs>
              <w:spacing w:before="120" w:after="120" w:line="264" w:lineRule="auto"/>
              <w:ind w:left="360" w:hanging="210"/>
              <w:rPr>
                <w:sz w:val="24"/>
                <w:szCs w:val="24"/>
              </w:rPr>
            </w:pPr>
            <w:r w:rsidRPr="00183897">
              <w:rPr>
                <w:sz w:val="24"/>
                <w:szCs w:val="24"/>
              </w:rPr>
              <w:fldChar w:fldCharType="begin">
                <w:ffData>
                  <w:name w:val="Check1"/>
                  <w:enabled/>
                  <w:calcOnExit w:val="0"/>
                  <w:checkBox>
                    <w:sizeAuto/>
                    <w:default w:val="0"/>
                  </w:checkBox>
                </w:ffData>
              </w:fldChar>
            </w:r>
            <w:r w:rsidRPr="00183897">
              <w:rPr>
                <w:sz w:val="24"/>
                <w:szCs w:val="24"/>
              </w:rPr>
              <w:instrText xml:space="preserve"> FORMCHECKBOX </w:instrText>
            </w:r>
            <w:r w:rsidR="002C36C1">
              <w:rPr>
                <w:sz w:val="24"/>
                <w:szCs w:val="24"/>
              </w:rPr>
            </w:r>
            <w:r w:rsidR="002C36C1">
              <w:rPr>
                <w:sz w:val="24"/>
                <w:szCs w:val="24"/>
              </w:rPr>
              <w:fldChar w:fldCharType="separate"/>
            </w:r>
            <w:r w:rsidRPr="00183897">
              <w:rPr>
                <w:sz w:val="24"/>
                <w:szCs w:val="24"/>
              </w:rPr>
              <w:fldChar w:fldCharType="end"/>
            </w:r>
            <w:r w:rsidRPr="00183897">
              <w:rPr>
                <w:sz w:val="24"/>
                <w:szCs w:val="24"/>
              </w:rPr>
              <w:t xml:space="preserve"> Nam         </w:t>
            </w:r>
            <w:r w:rsidRPr="00183897">
              <w:rPr>
                <w:sz w:val="24"/>
                <w:szCs w:val="24"/>
              </w:rPr>
              <w:fldChar w:fldCharType="begin">
                <w:ffData>
                  <w:name w:val="Check1"/>
                  <w:enabled/>
                  <w:calcOnExit w:val="0"/>
                  <w:checkBox>
                    <w:sizeAuto/>
                    <w:default w:val="0"/>
                  </w:checkBox>
                </w:ffData>
              </w:fldChar>
            </w:r>
            <w:r w:rsidRPr="00183897">
              <w:rPr>
                <w:sz w:val="24"/>
                <w:szCs w:val="24"/>
              </w:rPr>
              <w:instrText xml:space="preserve"> FORMCHECKBOX </w:instrText>
            </w:r>
            <w:r w:rsidR="002C36C1">
              <w:rPr>
                <w:sz w:val="24"/>
                <w:szCs w:val="24"/>
              </w:rPr>
            </w:r>
            <w:r w:rsidR="002C36C1">
              <w:rPr>
                <w:sz w:val="24"/>
                <w:szCs w:val="24"/>
              </w:rPr>
              <w:fldChar w:fldCharType="separate"/>
            </w:r>
            <w:r w:rsidRPr="00183897">
              <w:rPr>
                <w:sz w:val="24"/>
                <w:szCs w:val="24"/>
              </w:rPr>
              <w:fldChar w:fldCharType="end"/>
            </w:r>
            <w:r w:rsidRPr="00183897">
              <w:rPr>
                <w:sz w:val="24"/>
                <w:szCs w:val="24"/>
              </w:rPr>
              <w:t xml:space="preserve"> Nữ</w:t>
            </w:r>
          </w:p>
          <w:p w14:paraId="37FEAE29" w14:textId="7EE626F1" w:rsidR="009E35E0" w:rsidRPr="00183897" w:rsidRDefault="00DE0EF6" w:rsidP="006F205A">
            <w:pPr>
              <w:widowControl w:val="0"/>
              <w:tabs>
                <w:tab w:val="left" w:pos="1800"/>
                <w:tab w:val="left" w:leader="dot" w:pos="9849"/>
              </w:tabs>
              <w:spacing w:before="120" w:after="120" w:line="264" w:lineRule="auto"/>
              <w:ind w:left="150"/>
              <w:jc w:val="both"/>
              <w:rPr>
                <w:sz w:val="24"/>
                <w:szCs w:val="24"/>
              </w:rPr>
            </w:pPr>
            <w:r w:rsidRPr="00293164">
              <w:rPr>
                <w:sz w:val="24"/>
                <w:szCs w:val="24"/>
              </w:rPr>
              <w:t>Thẻ căn cước công dân/ Hộ chiếu/ Thẻ căn cước/ Căn cước điện tử/ Giấy chứng nhận căn cước</w:t>
            </w:r>
            <w:r w:rsidR="009E35E0" w:rsidRPr="00183897">
              <w:rPr>
                <w:sz w:val="24"/>
                <w:szCs w:val="24"/>
              </w:rPr>
              <w:t xml:space="preserve">: ………………Ngày cấp: ……… Nơi cấp: </w:t>
            </w:r>
            <w:bookmarkStart w:id="0" w:name="_GoBack"/>
            <w:bookmarkEnd w:id="0"/>
            <w:r w:rsidR="009E35E0" w:rsidRPr="00183897">
              <w:rPr>
                <w:sz w:val="24"/>
                <w:szCs w:val="24"/>
              </w:rPr>
              <w:t>………….........</w:t>
            </w:r>
            <w:r w:rsidR="009E35E0">
              <w:rPr>
                <w:sz w:val="24"/>
                <w:szCs w:val="24"/>
              </w:rPr>
              <w:t>..</w:t>
            </w:r>
            <w:r w:rsidR="009E35E0" w:rsidRPr="00183897">
              <w:rPr>
                <w:sz w:val="24"/>
                <w:szCs w:val="24"/>
              </w:rPr>
              <w:t>.</w:t>
            </w:r>
          </w:p>
          <w:p w14:paraId="406C26F2" w14:textId="77777777" w:rsidR="009E35E0" w:rsidRPr="00183897" w:rsidRDefault="009E35E0" w:rsidP="00434386">
            <w:pPr>
              <w:widowControl w:val="0"/>
              <w:tabs>
                <w:tab w:val="left" w:pos="1800"/>
                <w:tab w:val="left" w:leader="dot" w:pos="9849"/>
              </w:tabs>
              <w:spacing w:before="120" w:after="120" w:line="264" w:lineRule="auto"/>
              <w:ind w:left="360" w:hanging="210"/>
              <w:jc w:val="both"/>
              <w:rPr>
                <w:sz w:val="24"/>
                <w:szCs w:val="24"/>
              </w:rPr>
            </w:pPr>
            <w:r w:rsidRPr="00183897">
              <w:rPr>
                <w:sz w:val="24"/>
                <w:szCs w:val="24"/>
              </w:rPr>
              <w:t>Hộ khẩu thường trú</w:t>
            </w:r>
            <w:r>
              <w:rPr>
                <w:sz w:val="24"/>
                <w:szCs w:val="24"/>
              </w:rPr>
              <w:t>/đăng kí tạm trú: ………………………………………………………….</w:t>
            </w:r>
            <w:r w:rsidRPr="00183897">
              <w:rPr>
                <w:sz w:val="24"/>
                <w:szCs w:val="24"/>
              </w:rPr>
              <w:t>…</w:t>
            </w:r>
          </w:p>
          <w:p w14:paraId="101EF9C5" w14:textId="77777777" w:rsidR="009E35E0" w:rsidRPr="00183897" w:rsidRDefault="009E35E0" w:rsidP="00434386">
            <w:pPr>
              <w:widowControl w:val="0"/>
              <w:tabs>
                <w:tab w:val="left" w:pos="1800"/>
                <w:tab w:val="left" w:leader="dot" w:pos="9849"/>
              </w:tabs>
              <w:spacing w:before="120" w:after="120" w:line="264" w:lineRule="auto"/>
              <w:ind w:left="360" w:hanging="210"/>
              <w:jc w:val="both"/>
              <w:rPr>
                <w:sz w:val="24"/>
                <w:szCs w:val="24"/>
              </w:rPr>
            </w:pPr>
            <w:r w:rsidRPr="00183897">
              <w:rPr>
                <w:sz w:val="24"/>
                <w:szCs w:val="24"/>
              </w:rPr>
              <w:t xml:space="preserve">Địa chỉ hiện tại: </w:t>
            </w:r>
          </w:p>
          <w:p w14:paraId="0F60A49B" w14:textId="77777777" w:rsidR="009E35E0" w:rsidRPr="00183897" w:rsidRDefault="009E35E0" w:rsidP="00434386">
            <w:pPr>
              <w:widowControl w:val="0"/>
              <w:tabs>
                <w:tab w:val="left" w:pos="1800"/>
                <w:tab w:val="left" w:leader="dot" w:pos="9849"/>
              </w:tabs>
              <w:spacing w:before="120" w:after="120" w:line="264" w:lineRule="auto"/>
              <w:ind w:left="360" w:hanging="210"/>
              <w:jc w:val="both"/>
              <w:rPr>
                <w:sz w:val="24"/>
                <w:szCs w:val="24"/>
              </w:rPr>
            </w:pPr>
            <w:r w:rsidRPr="00183897">
              <w:rPr>
                <w:sz w:val="24"/>
                <w:szCs w:val="24"/>
              </w:rPr>
              <w:fldChar w:fldCharType="begin">
                <w:ffData>
                  <w:name w:val="Check1"/>
                  <w:enabled/>
                  <w:calcOnExit w:val="0"/>
                  <w:checkBox>
                    <w:sizeAuto/>
                    <w:default w:val="0"/>
                  </w:checkBox>
                </w:ffData>
              </w:fldChar>
            </w:r>
            <w:r w:rsidRPr="00183897">
              <w:rPr>
                <w:sz w:val="24"/>
                <w:szCs w:val="24"/>
              </w:rPr>
              <w:instrText xml:space="preserve"> FORMCHECKBOX </w:instrText>
            </w:r>
            <w:r w:rsidR="002C36C1">
              <w:rPr>
                <w:sz w:val="24"/>
                <w:szCs w:val="24"/>
              </w:rPr>
            </w:r>
            <w:r w:rsidR="002C36C1">
              <w:rPr>
                <w:sz w:val="24"/>
                <w:szCs w:val="24"/>
              </w:rPr>
              <w:fldChar w:fldCharType="separate"/>
            </w:r>
            <w:r w:rsidRPr="00183897">
              <w:rPr>
                <w:sz w:val="24"/>
                <w:szCs w:val="24"/>
              </w:rPr>
              <w:fldChar w:fldCharType="end"/>
            </w:r>
            <w:r w:rsidRPr="00183897">
              <w:rPr>
                <w:sz w:val="24"/>
                <w:szCs w:val="24"/>
              </w:rPr>
              <w:t xml:space="preserve"> Trùng với Hộ khẩu thường trú   </w:t>
            </w:r>
          </w:p>
          <w:p w14:paraId="09977DF7" w14:textId="77777777" w:rsidR="009E35E0" w:rsidRDefault="009E35E0" w:rsidP="00434386">
            <w:pPr>
              <w:widowControl w:val="0"/>
              <w:tabs>
                <w:tab w:val="left" w:leader="dot" w:pos="8640"/>
                <w:tab w:val="left" w:leader="dot" w:pos="9000"/>
              </w:tabs>
              <w:spacing w:before="120" w:after="120" w:line="264" w:lineRule="auto"/>
              <w:ind w:left="330" w:hanging="210"/>
              <w:rPr>
                <w:sz w:val="24"/>
                <w:szCs w:val="24"/>
                <w:lang w:val="vi-VN"/>
              </w:rPr>
            </w:pPr>
            <w:r w:rsidRPr="00183897">
              <w:rPr>
                <w:sz w:val="24"/>
                <w:szCs w:val="24"/>
              </w:rPr>
              <w:fldChar w:fldCharType="begin">
                <w:ffData>
                  <w:name w:val="Check1"/>
                  <w:enabled/>
                  <w:calcOnExit w:val="0"/>
                  <w:checkBox>
                    <w:sizeAuto/>
                    <w:default w:val="0"/>
                  </w:checkBox>
                </w:ffData>
              </w:fldChar>
            </w:r>
            <w:r w:rsidRPr="00183897">
              <w:rPr>
                <w:sz w:val="24"/>
                <w:szCs w:val="24"/>
              </w:rPr>
              <w:instrText xml:space="preserve"> FORMCHECKBOX </w:instrText>
            </w:r>
            <w:r w:rsidR="002C36C1">
              <w:rPr>
                <w:sz w:val="24"/>
                <w:szCs w:val="24"/>
              </w:rPr>
            </w:r>
            <w:r w:rsidR="002C36C1">
              <w:rPr>
                <w:sz w:val="24"/>
                <w:szCs w:val="24"/>
              </w:rPr>
              <w:fldChar w:fldCharType="separate"/>
            </w:r>
            <w:r w:rsidRPr="00183897">
              <w:rPr>
                <w:sz w:val="24"/>
                <w:szCs w:val="24"/>
              </w:rPr>
              <w:fldChar w:fldCharType="end"/>
            </w:r>
            <w:r w:rsidRPr="00183897">
              <w:rPr>
                <w:sz w:val="24"/>
                <w:szCs w:val="24"/>
              </w:rPr>
              <w:t xml:space="preserve"> Khác (vui lòng ghi rõ): ……………………………………………………………………</w:t>
            </w:r>
          </w:p>
        </w:tc>
      </w:tr>
      <w:tr w:rsidR="005B0578" w14:paraId="0AA743F1" w14:textId="77777777" w:rsidTr="002D7215">
        <w:tc>
          <w:tcPr>
            <w:tcW w:w="9833" w:type="dxa"/>
          </w:tcPr>
          <w:p w14:paraId="7CF2D376" w14:textId="272B4968" w:rsidR="005B0578" w:rsidRPr="00291D2E" w:rsidRDefault="005B0578" w:rsidP="0014152D">
            <w:pPr>
              <w:widowControl w:val="0"/>
              <w:tabs>
                <w:tab w:val="left" w:leader="dot" w:pos="9000"/>
              </w:tabs>
              <w:spacing w:before="120" w:after="120" w:line="264" w:lineRule="auto"/>
              <w:ind w:left="360" w:hanging="210"/>
              <w:jc w:val="both"/>
              <w:rPr>
                <w:b/>
                <w:sz w:val="24"/>
                <w:szCs w:val="24"/>
              </w:rPr>
            </w:pPr>
            <w:r w:rsidRPr="00291D2E">
              <w:rPr>
                <w:b/>
                <w:sz w:val="24"/>
                <w:szCs w:val="24"/>
              </w:rPr>
              <w:t>4. Thông tin về hoạt động kinh doanh, địa điểm</w:t>
            </w:r>
            <w:r w:rsidR="0014152D">
              <w:rPr>
                <w:b/>
                <w:sz w:val="24"/>
                <w:szCs w:val="24"/>
              </w:rPr>
              <w:t>,</w:t>
            </w:r>
            <w:r w:rsidR="00547FDD">
              <w:rPr>
                <w:b/>
                <w:sz w:val="24"/>
                <w:szCs w:val="24"/>
              </w:rPr>
              <w:t xml:space="preserve"> kinh doanh</w:t>
            </w:r>
            <w:r w:rsidR="00566038">
              <w:rPr>
                <w:b/>
                <w:sz w:val="24"/>
                <w:szCs w:val="24"/>
              </w:rPr>
              <w:t>/website/ứng dụng TMĐT</w:t>
            </w:r>
            <w:r w:rsidR="00706646">
              <w:rPr>
                <w:b/>
                <w:sz w:val="24"/>
                <w:szCs w:val="24"/>
                <w:lang w:val="vi-VN"/>
              </w:rPr>
              <w:t>/</w:t>
            </w:r>
            <w:r w:rsidR="00706646" w:rsidRPr="00706646">
              <w:rPr>
                <w:b/>
                <w:sz w:val="24"/>
                <w:szCs w:val="24"/>
                <w:lang w:val="vi-VN"/>
              </w:rPr>
              <w:t>ứng dụng kết nối trực tiếp với hệ thống của VPBank</w:t>
            </w:r>
            <w:r w:rsidRPr="00291D2E">
              <w:rPr>
                <w:b/>
                <w:sz w:val="24"/>
                <w:szCs w:val="24"/>
              </w:rPr>
              <w:t xml:space="preserve"> </w:t>
            </w:r>
            <w:r w:rsidR="00CA50FF">
              <w:rPr>
                <w:b/>
                <w:sz w:val="24"/>
                <w:szCs w:val="24"/>
              </w:rPr>
              <w:t>triển khai</w:t>
            </w:r>
            <w:r w:rsidR="0036687C">
              <w:rPr>
                <w:b/>
                <w:sz w:val="24"/>
                <w:szCs w:val="24"/>
              </w:rPr>
              <w:t xml:space="preserve"> </w:t>
            </w:r>
            <w:r w:rsidRPr="00291D2E">
              <w:rPr>
                <w:b/>
                <w:sz w:val="24"/>
                <w:szCs w:val="24"/>
              </w:rPr>
              <w:t>MerchantQR của KH:</w:t>
            </w:r>
          </w:p>
        </w:tc>
      </w:tr>
      <w:tr w:rsidR="005B0578" w14:paraId="06D84C2E" w14:textId="77777777" w:rsidTr="002D7215">
        <w:trPr>
          <w:trHeight w:val="800"/>
        </w:trPr>
        <w:tc>
          <w:tcPr>
            <w:tcW w:w="9833" w:type="dxa"/>
          </w:tcPr>
          <w:p w14:paraId="283345C0" w14:textId="77777777" w:rsidR="005B0578" w:rsidRPr="005B0578" w:rsidRDefault="005B0578" w:rsidP="00291D2E">
            <w:pPr>
              <w:pStyle w:val="ListParagraph"/>
              <w:tabs>
                <w:tab w:val="left" w:leader="dot" w:pos="9000"/>
              </w:tabs>
              <w:spacing w:before="120" w:after="120" w:line="300" w:lineRule="exact"/>
              <w:ind w:left="397"/>
              <w:contextualSpacing w:val="0"/>
              <w:jc w:val="both"/>
              <w:rPr>
                <w:rFonts w:ascii="Times New Roman" w:hAnsi="Times New Roman"/>
                <w:b/>
                <w:sz w:val="24"/>
                <w:szCs w:val="24"/>
              </w:rPr>
            </w:pPr>
            <w:r w:rsidRPr="005B0578">
              <w:rPr>
                <w:rFonts w:ascii="Times New Roman" w:hAnsi="Times New Roman"/>
                <w:b/>
                <w:sz w:val="24"/>
                <w:szCs w:val="24"/>
              </w:rPr>
              <w:t>Sản phẩm - Dịch vụ:</w:t>
            </w:r>
          </w:p>
          <w:p w14:paraId="52079F21" w14:textId="77777777" w:rsidR="005B0578" w:rsidRPr="00862B44" w:rsidRDefault="005B0578" w:rsidP="00291D2E">
            <w:pPr>
              <w:tabs>
                <w:tab w:val="left" w:leader="dot" w:pos="9000"/>
              </w:tabs>
              <w:spacing w:before="120" w:after="120" w:line="300" w:lineRule="exact"/>
              <w:ind w:left="412"/>
              <w:jc w:val="both"/>
              <w:rPr>
                <w:sz w:val="24"/>
                <w:szCs w:val="24"/>
              </w:rPr>
            </w:pPr>
            <w:r w:rsidRPr="00862B44">
              <w:rPr>
                <w:sz w:val="24"/>
                <w:szCs w:val="24"/>
              </w:rPr>
              <w:t xml:space="preserve">Sản phẩm dịch vụ đặc trưng: </w:t>
            </w:r>
            <w:r w:rsidRPr="00862B44">
              <w:rPr>
                <w:sz w:val="24"/>
                <w:szCs w:val="24"/>
              </w:rPr>
              <w:tab/>
            </w:r>
          </w:p>
          <w:p w14:paraId="693EDD9A" w14:textId="77777777" w:rsidR="005B0578" w:rsidRDefault="005B0578" w:rsidP="00291D2E">
            <w:pPr>
              <w:tabs>
                <w:tab w:val="left" w:leader="dot" w:pos="9000"/>
              </w:tabs>
              <w:spacing w:before="120" w:after="120" w:line="300" w:lineRule="exact"/>
              <w:ind w:left="412"/>
              <w:jc w:val="both"/>
              <w:rPr>
                <w:sz w:val="24"/>
                <w:szCs w:val="24"/>
              </w:rPr>
            </w:pPr>
            <w:r w:rsidRPr="00862B44">
              <w:rPr>
                <w:sz w:val="24"/>
                <w:szCs w:val="24"/>
              </w:rPr>
              <w:t xml:space="preserve">Giá trị sản phẩm dịch vụ bình quân: </w:t>
            </w:r>
            <w:r w:rsidRPr="00862B44">
              <w:rPr>
                <w:sz w:val="24"/>
                <w:szCs w:val="24"/>
              </w:rPr>
              <w:tab/>
            </w:r>
          </w:p>
          <w:p w14:paraId="78D7AF23" w14:textId="16425138" w:rsidR="00864EB2" w:rsidRPr="0014152D" w:rsidRDefault="00864EB2" w:rsidP="00291D2E">
            <w:pPr>
              <w:pStyle w:val="ListParagraph"/>
              <w:tabs>
                <w:tab w:val="left" w:leader="dot" w:pos="9000"/>
              </w:tabs>
              <w:spacing w:before="120" w:after="120" w:line="300" w:lineRule="exact"/>
              <w:ind w:left="397"/>
              <w:contextualSpacing w:val="0"/>
              <w:jc w:val="both"/>
              <w:rPr>
                <w:rFonts w:ascii="Times New Roman" w:hAnsi="Times New Roman"/>
                <w:b/>
                <w:sz w:val="24"/>
                <w:szCs w:val="24"/>
                <w:lang w:val="en-US"/>
              </w:rPr>
            </w:pPr>
            <w:r>
              <w:rPr>
                <w:rFonts w:ascii="Times New Roman" w:hAnsi="Times New Roman"/>
                <w:b/>
                <w:sz w:val="24"/>
                <w:szCs w:val="24"/>
                <w:lang w:val="en-US"/>
              </w:rPr>
              <w:t xml:space="preserve">4.1. Trường hợp </w:t>
            </w:r>
            <w:r w:rsidR="00547FDD">
              <w:rPr>
                <w:rFonts w:ascii="Times New Roman" w:hAnsi="Times New Roman"/>
                <w:b/>
                <w:sz w:val="24"/>
                <w:szCs w:val="24"/>
                <w:lang w:val="en-US"/>
              </w:rPr>
              <w:t xml:space="preserve">sử dụng </w:t>
            </w:r>
            <w:r w:rsidR="00547FDD" w:rsidRPr="00547FDD">
              <w:rPr>
                <w:rFonts w:ascii="Times New Roman" w:hAnsi="Times New Roman"/>
                <w:b/>
                <w:sz w:val="24"/>
                <w:szCs w:val="24"/>
                <w:lang w:val="en-US"/>
              </w:rPr>
              <w:t>MerchantQR</w:t>
            </w:r>
            <w:r w:rsidR="00547FDD">
              <w:rPr>
                <w:rFonts w:ascii="Times New Roman" w:hAnsi="Times New Roman"/>
                <w:b/>
                <w:sz w:val="24"/>
                <w:szCs w:val="24"/>
                <w:lang w:val="en-US"/>
              </w:rPr>
              <w:t xml:space="preserve"> tại</w:t>
            </w:r>
            <w:r>
              <w:rPr>
                <w:rFonts w:ascii="Times New Roman" w:hAnsi="Times New Roman"/>
                <w:b/>
                <w:sz w:val="24"/>
                <w:szCs w:val="24"/>
                <w:lang w:val="en-US"/>
              </w:rPr>
              <w:t xml:space="preserve"> địa điểm kinh doanh:</w:t>
            </w:r>
          </w:p>
          <w:p w14:paraId="14BAE482" w14:textId="36551371" w:rsidR="005B0578" w:rsidRPr="009F4600" w:rsidRDefault="005B0578" w:rsidP="00291D2E">
            <w:pPr>
              <w:pStyle w:val="ListParagraph"/>
              <w:tabs>
                <w:tab w:val="left" w:leader="dot" w:pos="9000"/>
              </w:tabs>
              <w:spacing w:before="120" w:after="120" w:line="300" w:lineRule="exact"/>
              <w:ind w:left="397"/>
              <w:contextualSpacing w:val="0"/>
              <w:jc w:val="both"/>
              <w:rPr>
                <w:rFonts w:ascii="Times New Roman" w:hAnsi="Times New Roman"/>
                <w:b/>
                <w:i/>
                <w:sz w:val="24"/>
                <w:szCs w:val="24"/>
              </w:rPr>
            </w:pPr>
            <w:r w:rsidRPr="009F4600">
              <w:rPr>
                <w:rFonts w:ascii="Times New Roman" w:hAnsi="Times New Roman"/>
                <w:b/>
                <w:sz w:val="24"/>
                <w:szCs w:val="24"/>
              </w:rPr>
              <w:t>Mặt bằng kinh doanh:</w:t>
            </w:r>
          </w:p>
          <w:tbl>
            <w:tblPr>
              <w:tblW w:w="8640" w:type="dxa"/>
              <w:tblInd w:w="286" w:type="dxa"/>
              <w:tblLook w:val="01E0" w:firstRow="1" w:lastRow="1" w:firstColumn="1" w:lastColumn="1" w:noHBand="0" w:noVBand="0"/>
            </w:tblPr>
            <w:tblGrid>
              <w:gridCol w:w="536"/>
              <w:gridCol w:w="3784"/>
              <w:gridCol w:w="540"/>
              <w:gridCol w:w="3780"/>
            </w:tblGrid>
            <w:tr w:rsidR="005B0578" w:rsidRPr="00862B44" w14:paraId="6322396D" w14:textId="77777777" w:rsidTr="00291D2E">
              <w:trPr>
                <w:trHeight w:hRule="exact" w:val="432"/>
              </w:trPr>
              <w:tc>
                <w:tcPr>
                  <w:tcW w:w="536" w:type="dxa"/>
                </w:tcPr>
                <w:p w14:paraId="60DD0ED7" w14:textId="77777777" w:rsidR="005B0578" w:rsidRPr="00862B44" w:rsidRDefault="005B0578" w:rsidP="00291D2E">
                  <w:pPr>
                    <w:tabs>
                      <w:tab w:val="left" w:leader="dot" w:pos="9000"/>
                    </w:tabs>
                    <w:spacing w:before="120" w:after="120" w:line="300" w:lineRule="exact"/>
                    <w:jc w:val="both"/>
                    <w:rPr>
                      <w:sz w:val="24"/>
                      <w:szCs w:val="24"/>
                    </w:rPr>
                  </w:pPr>
                  <w:r w:rsidRPr="00862B44">
                    <w:rPr>
                      <w:b/>
                      <w:sz w:val="24"/>
                      <w:szCs w:val="24"/>
                    </w:rPr>
                    <w:sym w:font="Wingdings" w:char="F071"/>
                  </w:r>
                </w:p>
              </w:tc>
              <w:tc>
                <w:tcPr>
                  <w:tcW w:w="3784" w:type="dxa"/>
                </w:tcPr>
                <w:p w14:paraId="1B8F301D" w14:textId="77777777" w:rsidR="005B0578" w:rsidRPr="00862B44" w:rsidRDefault="005B0578" w:rsidP="00291D2E">
                  <w:pPr>
                    <w:tabs>
                      <w:tab w:val="left" w:leader="dot" w:pos="9000"/>
                    </w:tabs>
                    <w:spacing w:before="120" w:after="120" w:line="300" w:lineRule="exact"/>
                    <w:jc w:val="both"/>
                    <w:rPr>
                      <w:sz w:val="24"/>
                      <w:szCs w:val="24"/>
                    </w:rPr>
                  </w:pPr>
                  <w:r w:rsidRPr="00862B44">
                    <w:rPr>
                      <w:sz w:val="24"/>
                      <w:szCs w:val="24"/>
                    </w:rPr>
                    <w:t>Mặt tiền</w:t>
                  </w:r>
                </w:p>
              </w:tc>
              <w:tc>
                <w:tcPr>
                  <w:tcW w:w="540" w:type="dxa"/>
                </w:tcPr>
                <w:p w14:paraId="5F35927D" w14:textId="77777777" w:rsidR="005B0578" w:rsidRPr="00862B44" w:rsidRDefault="005B0578" w:rsidP="00291D2E">
                  <w:pPr>
                    <w:tabs>
                      <w:tab w:val="left" w:leader="dot" w:pos="9000"/>
                    </w:tabs>
                    <w:spacing w:before="120" w:after="120" w:line="300" w:lineRule="exact"/>
                    <w:jc w:val="both"/>
                    <w:rPr>
                      <w:sz w:val="24"/>
                      <w:szCs w:val="24"/>
                    </w:rPr>
                  </w:pPr>
                  <w:r w:rsidRPr="00862B44">
                    <w:rPr>
                      <w:b/>
                      <w:sz w:val="24"/>
                      <w:szCs w:val="24"/>
                    </w:rPr>
                    <w:sym w:font="Wingdings" w:char="F071"/>
                  </w:r>
                </w:p>
              </w:tc>
              <w:tc>
                <w:tcPr>
                  <w:tcW w:w="3780" w:type="dxa"/>
                </w:tcPr>
                <w:p w14:paraId="2541A9F7" w14:textId="77777777" w:rsidR="005B0578" w:rsidRPr="00862B44" w:rsidRDefault="005B0578" w:rsidP="00291D2E">
                  <w:pPr>
                    <w:tabs>
                      <w:tab w:val="left" w:leader="dot" w:pos="9000"/>
                    </w:tabs>
                    <w:spacing w:before="120" w:after="120" w:line="300" w:lineRule="exact"/>
                    <w:jc w:val="both"/>
                    <w:rPr>
                      <w:sz w:val="24"/>
                      <w:szCs w:val="24"/>
                    </w:rPr>
                  </w:pPr>
                  <w:r w:rsidRPr="00862B44">
                    <w:rPr>
                      <w:sz w:val="24"/>
                      <w:szCs w:val="24"/>
                    </w:rPr>
                    <w:t>Trong hẻm</w:t>
                  </w:r>
                </w:p>
              </w:tc>
            </w:tr>
            <w:tr w:rsidR="005B0578" w:rsidRPr="00862B44" w14:paraId="1D7CAB54" w14:textId="77777777" w:rsidTr="00291D2E">
              <w:trPr>
                <w:trHeight w:hRule="exact" w:val="432"/>
              </w:trPr>
              <w:tc>
                <w:tcPr>
                  <w:tcW w:w="536" w:type="dxa"/>
                </w:tcPr>
                <w:p w14:paraId="3301FC7D" w14:textId="77777777" w:rsidR="005B0578" w:rsidRPr="00862B44" w:rsidRDefault="005B0578" w:rsidP="00291D2E">
                  <w:pPr>
                    <w:tabs>
                      <w:tab w:val="left" w:leader="dot" w:pos="9000"/>
                    </w:tabs>
                    <w:spacing w:before="120" w:after="120" w:line="300" w:lineRule="exact"/>
                    <w:jc w:val="both"/>
                    <w:rPr>
                      <w:sz w:val="24"/>
                      <w:szCs w:val="24"/>
                    </w:rPr>
                  </w:pPr>
                  <w:r w:rsidRPr="00862B44">
                    <w:rPr>
                      <w:b/>
                      <w:sz w:val="24"/>
                      <w:szCs w:val="24"/>
                    </w:rPr>
                    <w:sym w:font="Wingdings" w:char="F071"/>
                  </w:r>
                </w:p>
              </w:tc>
              <w:tc>
                <w:tcPr>
                  <w:tcW w:w="3784" w:type="dxa"/>
                </w:tcPr>
                <w:p w14:paraId="6E4024D8" w14:textId="77777777" w:rsidR="005B0578" w:rsidRPr="00862B44" w:rsidRDefault="005B0578" w:rsidP="00291D2E">
                  <w:pPr>
                    <w:tabs>
                      <w:tab w:val="left" w:leader="dot" w:pos="9000"/>
                    </w:tabs>
                    <w:spacing w:before="120" w:after="120" w:line="300" w:lineRule="exact"/>
                    <w:jc w:val="both"/>
                    <w:rPr>
                      <w:sz w:val="24"/>
                      <w:szCs w:val="24"/>
                    </w:rPr>
                  </w:pPr>
                  <w:r w:rsidRPr="00862B44">
                    <w:rPr>
                      <w:sz w:val="24"/>
                      <w:szCs w:val="24"/>
                    </w:rPr>
                    <w:t>Trong Trung tâm thương mại</w:t>
                  </w:r>
                </w:p>
              </w:tc>
              <w:tc>
                <w:tcPr>
                  <w:tcW w:w="540" w:type="dxa"/>
                </w:tcPr>
                <w:p w14:paraId="2DD25FB7" w14:textId="77777777" w:rsidR="005B0578" w:rsidRPr="00862B44" w:rsidRDefault="005B0578" w:rsidP="00291D2E">
                  <w:pPr>
                    <w:tabs>
                      <w:tab w:val="left" w:leader="dot" w:pos="9000"/>
                    </w:tabs>
                    <w:spacing w:before="120" w:after="120" w:line="300" w:lineRule="exact"/>
                    <w:jc w:val="both"/>
                    <w:rPr>
                      <w:sz w:val="24"/>
                      <w:szCs w:val="24"/>
                    </w:rPr>
                  </w:pPr>
                  <w:r w:rsidRPr="00862B44">
                    <w:rPr>
                      <w:b/>
                      <w:sz w:val="24"/>
                      <w:szCs w:val="24"/>
                    </w:rPr>
                    <w:sym w:font="Wingdings" w:char="F071"/>
                  </w:r>
                </w:p>
              </w:tc>
              <w:tc>
                <w:tcPr>
                  <w:tcW w:w="3780" w:type="dxa"/>
                </w:tcPr>
                <w:p w14:paraId="7AAEC306" w14:textId="77777777" w:rsidR="005B0578" w:rsidRPr="00862B44" w:rsidRDefault="005B0578" w:rsidP="00291D2E">
                  <w:pPr>
                    <w:tabs>
                      <w:tab w:val="left" w:leader="dot" w:pos="9000"/>
                    </w:tabs>
                    <w:spacing w:before="120" w:after="120" w:line="300" w:lineRule="exact"/>
                    <w:jc w:val="both"/>
                    <w:rPr>
                      <w:sz w:val="24"/>
                      <w:szCs w:val="24"/>
                    </w:rPr>
                  </w:pPr>
                  <w:r w:rsidRPr="00862B44">
                    <w:rPr>
                      <w:sz w:val="24"/>
                      <w:szCs w:val="24"/>
                    </w:rPr>
                    <w:t>Nhiều mặt tiền (… mặt tiền)</w:t>
                  </w:r>
                </w:p>
              </w:tc>
            </w:tr>
          </w:tbl>
          <w:p w14:paraId="0BA24133" w14:textId="77777777" w:rsidR="005B0578" w:rsidRDefault="005B0578" w:rsidP="00291D2E">
            <w:pPr>
              <w:tabs>
                <w:tab w:val="left" w:leader="dot" w:pos="9000"/>
              </w:tabs>
              <w:spacing w:before="120" w:after="120" w:line="300" w:lineRule="exact"/>
              <w:ind w:firstLine="454"/>
              <w:jc w:val="both"/>
              <w:rPr>
                <w:sz w:val="24"/>
                <w:szCs w:val="24"/>
              </w:rPr>
            </w:pPr>
            <w:r w:rsidRPr="00862B44">
              <w:rPr>
                <w:sz w:val="24"/>
                <w:szCs w:val="24"/>
              </w:rPr>
              <w:t xml:space="preserve">  Mặt tiền: ……….m                   Số tầng:……..                   </w:t>
            </w:r>
          </w:p>
          <w:p w14:paraId="52C56997" w14:textId="332094FE" w:rsidR="005B0578" w:rsidRDefault="005B0578" w:rsidP="00291D2E">
            <w:pPr>
              <w:tabs>
                <w:tab w:val="left" w:leader="dot" w:pos="9000"/>
              </w:tabs>
              <w:spacing w:before="120" w:after="120" w:line="300" w:lineRule="exact"/>
              <w:ind w:firstLine="454"/>
              <w:jc w:val="both"/>
              <w:rPr>
                <w:sz w:val="24"/>
                <w:szCs w:val="24"/>
              </w:rPr>
            </w:pPr>
            <w:r>
              <w:rPr>
                <w:sz w:val="24"/>
                <w:szCs w:val="24"/>
              </w:rPr>
              <w:t xml:space="preserve"> </w:t>
            </w:r>
            <w:r w:rsidRPr="00862B44">
              <w:rPr>
                <w:sz w:val="24"/>
                <w:szCs w:val="24"/>
              </w:rPr>
              <w:t xml:space="preserve"> Diện tích sử dụng:………m</w:t>
            </w:r>
            <w:r w:rsidRPr="00291D2E">
              <w:rPr>
                <w:sz w:val="24"/>
                <w:szCs w:val="24"/>
                <w:vertAlign w:val="superscript"/>
              </w:rPr>
              <w:t>2</w:t>
            </w:r>
          </w:p>
          <w:p w14:paraId="7559EAA0" w14:textId="595FEBBA" w:rsidR="005B0578" w:rsidRPr="00487860" w:rsidRDefault="005B0578" w:rsidP="00291D2E">
            <w:pPr>
              <w:pStyle w:val="ListParagraph"/>
              <w:tabs>
                <w:tab w:val="left" w:leader="dot" w:pos="9000"/>
              </w:tabs>
              <w:spacing w:before="120" w:after="120" w:line="300" w:lineRule="exact"/>
              <w:ind w:left="397"/>
              <w:contextualSpacing w:val="0"/>
              <w:jc w:val="both"/>
              <w:rPr>
                <w:b/>
                <w:sz w:val="24"/>
                <w:szCs w:val="24"/>
              </w:rPr>
            </w:pPr>
            <w:r w:rsidRPr="00C1695A">
              <w:rPr>
                <w:rFonts w:ascii="Times New Roman" w:eastAsia="Times New Roman" w:hAnsi="Times New Roman"/>
                <w:b/>
                <w:sz w:val="24"/>
                <w:szCs w:val="24"/>
                <w:lang w:val="en-US"/>
              </w:rPr>
              <w:t xml:space="preserve">Địa điểm lắp đặt </w:t>
            </w:r>
            <w:r>
              <w:rPr>
                <w:rFonts w:ascii="Times New Roman" w:eastAsia="Times New Roman" w:hAnsi="Times New Roman"/>
                <w:b/>
                <w:sz w:val="24"/>
                <w:szCs w:val="24"/>
                <w:lang w:val="en-US"/>
              </w:rPr>
              <w:t>MerchantQR</w:t>
            </w:r>
            <w:r w:rsidRPr="00C1695A">
              <w:rPr>
                <w:rFonts w:ascii="Times New Roman" w:eastAsia="Times New Roman" w:hAnsi="Times New Roman"/>
                <w:b/>
                <w:sz w:val="24"/>
                <w:szCs w:val="24"/>
                <w:lang w:val="en-US"/>
              </w:rPr>
              <w:t xml:space="preserve"> </w:t>
            </w:r>
            <w:r>
              <w:rPr>
                <w:rFonts w:ascii="Times New Roman" w:eastAsia="Times New Roman" w:hAnsi="Times New Roman"/>
                <w:b/>
                <w:sz w:val="24"/>
                <w:szCs w:val="24"/>
                <w:lang w:val="en-US"/>
              </w:rPr>
              <w:t>đáp ứng</w:t>
            </w:r>
            <w:r w:rsidRPr="00C1695A">
              <w:rPr>
                <w:rFonts w:ascii="Times New Roman" w:eastAsia="Times New Roman" w:hAnsi="Times New Roman"/>
                <w:b/>
                <w:sz w:val="24"/>
                <w:szCs w:val="24"/>
                <w:lang w:val="en-US"/>
              </w:rPr>
              <w:t xml:space="preserve"> các yêu cầu về kỹ thuật</w:t>
            </w:r>
            <w:r w:rsidRPr="00862B44">
              <w:rPr>
                <w:rFonts w:ascii="Times New Roman" w:eastAsia="Times New Roman" w:hAnsi="Times New Roman"/>
                <w:b/>
                <w:sz w:val="24"/>
                <w:szCs w:val="24"/>
                <w:lang w:val="en-US"/>
              </w:rPr>
              <w:t>:</w:t>
            </w:r>
          </w:p>
          <w:p w14:paraId="107D6E93" w14:textId="4FE32526" w:rsidR="005B0578" w:rsidRPr="00291D2E" w:rsidRDefault="005B0578" w:rsidP="00291D2E">
            <w:pPr>
              <w:pStyle w:val="ListParagraph"/>
              <w:tabs>
                <w:tab w:val="left" w:leader="dot" w:pos="9000"/>
              </w:tabs>
              <w:spacing w:before="120" w:after="120" w:line="300" w:lineRule="exact"/>
              <w:ind w:left="398"/>
              <w:contextualSpacing w:val="0"/>
              <w:jc w:val="both"/>
              <w:rPr>
                <w:sz w:val="24"/>
                <w:szCs w:val="24"/>
              </w:rPr>
            </w:pPr>
            <w:r w:rsidRPr="00487860">
              <w:rPr>
                <w:b/>
                <w:sz w:val="24"/>
                <w:szCs w:val="24"/>
              </w:rPr>
              <w:sym w:font="Wingdings" w:char="F071"/>
            </w:r>
            <w:r w:rsidRPr="00C1695A">
              <w:rPr>
                <w:b/>
                <w:sz w:val="24"/>
                <w:szCs w:val="24"/>
              </w:rPr>
              <w:t xml:space="preserve"> </w:t>
            </w:r>
            <w:r w:rsidRPr="00C1695A">
              <w:rPr>
                <w:rFonts w:ascii="Times New Roman" w:eastAsia="Times New Roman" w:hAnsi="Times New Roman"/>
                <w:sz w:val="24"/>
                <w:szCs w:val="24"/>
              </w:rPr>
              <w:t>Có</w:t>
            </w:r>
            <w:r>
              <w:rPr>
                <w:rFonts w:ascii="Times New Roman" w:eastAsia="Times New Roman" w:hAnsi="Times New Roman"/>
                <w:sz w:val="24"/>
                <w:szCs w:val="24"/>
                <w:lang w:val="en-US"/>
              </w:rPr>
              <w:t xml:space="preserve">                        </w:t>
            </w:r>
            <w:r w:rsidRPr="00487860">
              <w:sym w:font="Wingdings" w:char="F071"/>
            </w:r>
            <w:r w:rsidRPr="00291D2E">
              <w:rPr>
                <w:sz w:val="24"/>
                <w:szCs w:val="24"/>
              </w:rPr>
              <w:t xml:space="preserve"> </w:t>
            </w:r>
            <w:r w:rsidRPr="00291D2E">
              <w:rPr>
                <w:rFonts w:ascii="Times New Roman" w:eastAsia="Times New Roman" w:hAnsi="Times New Roman"/>
                <w:sz w:val="24"/>
                <w:szCs w:val="24"/>
              </w:rPr>
              <w:t>Không</w:t>
            </w:r>
          </w:p>
          <w:p w14:paraId="3707C1E3" w14:textId="0676C73C" w:rsidR="005B0578" w:rsidRDefault="005B0578" w:rsidP="00291D2E">
            <w:pPr>
              <w:tabs>
                <w:tab w:val="left" w:leader="dot" w:pos="9000"/>
              </w:tabs>
              <w:spacing w:before="120" w:after="120" w:line="300" w:lineRule="exact"/>
              <w:ind w:firstLine="360"/>
              <w:jc w:val="both"/>
              <w:rPr>
                <w:sz w:val="24"/>
                <w:szCs w:val="24"/>
              </w:rPr>
            </w:pPr>
            <w:r w:rsidRPr="00C1695A">
              <w:rPr>
                <w:b/>
                <w:sz w:val="24"/>
                <w:szCs w:val="24"/>
                <w:lang w:val="vi-VN"/>
              </w:rPr>
              <w:t>Tình trạng sở hữu:</w:t>
            </w:r>
            <w:r w:rsidRPr="00C1695A">
              <w:rPr>
                <w:i/>
                <w:sz w:val="24"/>
                <w:szCs w:val="24"/>
                <w:lang w:val="vi-VN"/>
              </w:rPr>
              <w:t xml:space="preserve"> </w:t>
            </w:r>
            <w:r w:rsidRPr="00862B44">
              <w:rPr>
                <w:b/>
                <w:sz w:val="24"/>
                <w:szCs w:val="24"/>
              </w:rPr>
              <w:sym w:font="Wingdings" w:char="F071"/>
            </w:r>
            <w:r w:rsidRPr="00C1695A">
              <w:rPr>
                <w:b/>
                <w:sz w:val="24"/>
                <w:szCs w:val="24"/>
                <w:lang w:val="vi-VN"/>
              </w:rPr>
              <w:t xml:space="preserve">  </w:t>
            </w:r>
            <w:r w:rsidRPr="00C1695A">
              <w:rPr>
                <w:sz w:val="24"/>
                <w:szCs w:val="24"/>
                <w:lang w:val="vi-VN"/>
              </w:rPr>
              <w:t xml:space="preserve">Sở hữu </w:t>
            </w:r>
            <w:r>
              <w:rPr>
                <w:sz w:val="24"/>
                <w:szCs w:val="24"/>
              </w:rPr>
              <w:t>của KH</w:t>
            </w:r>
            <w:r w:rsidRPr="00C1695A">
              <w:rPr>
                <w:b/>
                <w:sz w:val="24"/>
                <w:szCs w:val="24"/>
                <w:lang w:val="vi-VN"/>
              </w:rPr>
              <w:t xml:space="preserve">      </w:t>
            </w:r>
            <w:r w:rsidRPr="00862B44">
              <w:rPr>
                <w:b/>
                <w:sz w:val="24"/>
                <w:szCs w:val="24"/>
              </w:rPr>
              <w:sym w:font="Wingdings" w:char="F071"/>
            </w:r>
            <w:r w:rsidRPr="00C1695A">
              <w:rPr>
                <w:b/>
                <w:sz w:val="24"/>
                <w:szCs w:val="24"/>
                <w:lang w:val="vi-VN"/>
              </w:rPr>
              <w:t xml:space="preserve">  </w:t>
            </w:r>
            <w:r w:rsidRPr="00C1695A">
              <w:rPr>
                <w:sz w:val="24"/>
                <w:szCs w:val="24"/>
                <w:lang w:val="vi-VN"/>
              </w:rPr>
              <w:t>Thuê</w:t>
            </w:r>
            <w:r>
              <w:rPr>
                <w:sz w:val="24"/>
                <w:szCs w:val="24"/>
              </w:rPr>
              <w:t xml:space="preserve">      </w:t>
            </w:r>
            <w:r w:rsidRPr="00862B44">
              <w:rPr>
                <w:b/>
                <w:sz w:val="24"/>
                <w:szCs w:val="24"/>
              </w:rPr>
              <w:sym w:font="Wingdings" w:char="F071"/>
            </w:r>
            <w:r w:rsidRPr="00C1695A">
              <w:rPr>
                <w:b/>
                <w:sz w:val="24"/>
                <w:szCs w:val="24"/>
                <w:lang w:val="vi-VN"/>
              </w:rPr>
              <w:t xml:space="preserve">  </w:t>
            </w:r>
            <w:r>
              <w:rPr>
                <w:sz w:val="24"/>
                <w:szCs w:val="24"/>
              </w:rPr>
              <w:t>Khác: ………………..</w:t>
            </w:r>
          </w:p>
          <w:p w14:paraId="408DD0D4" w14:textId="7841A617" w:rsidR="00864EB2" w:rsidRPr="00706646" w:rsidRDefault="00864EB2" w:rsidP="00864EB2">
            <w:pPr>
              <w:pStyle w:val="ListParagraph"/>
              <w:tabs>
                <w:tab w:val="left" w:leader="dot" w:pos="9000"/>
              </w:tabs>
              <w:spacing w:before="120" w:after="120" w:line="300" w:lineRule="exact"/>
              <w:ind w:left="397"/>
              <w:contextualSpacing w:val="0"/>
              <w:jc w:val="both"/>
              <w:rPr>
                <w:rFonts w:ascii="Times New Roman" w:hAnsi="Times New Roman"/>
                <w:b/>
                <w:sz w:val="24"/>
                <w:szCs w:val="24"/>
              </w:rPr>
            </w:pPr>
            <w:r>
              <w:rPr>
                <w:rFonts w:ascii="Times New Roman" w:hAnsi="Times New Roman"/>
                <w:b/>
                <w:sz w:val="24"/>
                <w:szCs w:val="24"/>
                <w:lang w:val="en-US"/>
              </w:rPr>
              <w:t xml:space="preserve">4.2. </w:t>
            </w:r>
            <w:r w:rsidRPr="00423054">
              <w:rPr>
                <w:rFonts w:ascii="Times New Roman" w:hAnsi="Times New Roman"/>
                <w:b/>
                <w:sz w:val="24"/>
                <w:szCs w:val="24"/>
                <w:lang w:val="en-US"/>
              </w:rPr>
              <w:t>Trường hợp</w:t>
            </w:r>
            <w:r w:rsidR="0014152D">
              <w:rPr>
                <w:rFonts w:ascii="Times New Roman" w:hAnsi="Times New Roman"/>
                <w:b/>
                <w:sz w:val="24"/>
                <w:szCs w:val="24"/>
                <w:lang w:val="en-US"/>
              </w:rPr>
              <w:t xml:space="preserve"> </w:t>
            </w:r>
            <w:r w:rsidR="00547FDD" w:rsidRPr="00423054">
              <w:rPr>
                <w:rFonts w:ascii="Times New Roman" w:hAnsi="Times New Roman"/>
                <w:b/>
                <w:sz w:val="24"/>
                <w:szCs w:val="24"/>
                <w:lang w:val="en-US"/>
              </w:rPr>
              <w:t xml:space="preserve">sử dụng </w:t>
            </w:r>
            <w:r w:rsidRPr="00423054">
              <w:rPr>
                <w:rFonts w:ascii="Times New Roman" w:hAnsi="Times New Roman"/>
                <w:b/>
                <w:sz w:val="24"/>
                <w:szCs w:val="24"/>
                <w:lang w:val="en-US"/>
              </w:rPr>
              <w:t xml:space="preserve"> </w:t>
            </w:r>
            <w:r w:rsidR="00547FDD" w:rsidRPr="00423054">
              <w:rPr>
                <w:rFonts w:ascii="Times New Roman" w:hAnsi="Times New Roman"/>
                <w:b/>
                <w:sz w:val="24"/>
                <w:szCs w:val="24"/>
                <w:lang w:val="en-US"/>
              </w:rPr>
              <w:t xml:space="preserve">MerchantQR </w:t>
            </w:r>
            <w:r w:rsidR="00423054" w:rsidRPr="00423054">
              <w:rPr>
                <w:rFonts w:ascii="Times New Roman" w:hAnsi="Times New Roman"/>
                <w:b/>
                <w:sz w:val="24"/>
                <w:szCs w:val="24"/>
                <w:lang w:val="en-US"/>
              </w:rPr>
              <w:t>thông qua (các) website/ứng dụng</w:t>
            </w:r>
            <w:r w:rsidR="00706646">
              <w:rPr>
                <w:rFonts w:ascii="Times New Roman" w:hAnsi="Times New Roman"/>
                <w:b/>
                <w:sz w:val="24"/>
                <w:szCs w:val="24"/>
              </w:rPr>
              <w:t xml:space="preserve"> TMĐT/</w:t>
            </w:r>
            <w:r w:rsidR="00706646" w:rsidRPr="00706646">
              <w:rPr>
                <w:rFonts w:ascii="Times New Roman" w:hAnsi="Times New Roman"/>
                <w:b/>
                <w:sz w:val="24"/>
                <w:szCs w:val="24"/>
              </w:rPr>
              <w:t>ứng dụng kết nối trực tiếp với hệ thống của VPBank</w:t>
            </w:r>
            <w:r w:rsidRPr="00706646">
              <w:rPr>
                <w:rFonts w:ascii="Times New Roman" w:hAnsi="Times New Roman"/>
                <w:b/>
                <w:sz w:val="24"/>
                <w:szCs w:val="24"/>
              </w:rPr>
              <w:t>:</w:t>
            </w:r>
          </w:p>
          <w:tbl>
            <w:tblPr>
              <w:tblStyle w:val="TableGrid"/>
              <w:tblW w:w="0" w:type="auto"/>
              <w:tblLook w:val="04A0" w:firstRow="1" w:lastRow="0" w:firstColumn="1" w:lastColumn="0" w:noHBand="0" w:noVBand="1"/>
            </w:tblPr>
            <w:tblGrid>
              <w:gridCol w:w="2837"/>
              <w:gridCol w:w="6770"/>
            </w:tblGrid>
            <w:tr w:rsidR="00B02667" w:rsidRPr="00B02667" w14:paraId="37A6A1A7" w14:textId="77777777" w:rsidTr="002D7215">
              <w:trPr>
                <w:trHeight w:val="755"/>
              </w:trPr>
              <w:tc>
                <w:tcPr>
                  <w:tcW w:w="2960" w:type="dxa"/>
                  <w:hideMark/>
                </w:tcPr>
                <w:p w14:paraId="22FE6016" w14:textId="60D41D63" w:rsidR="00B02667" w:rsidRPr="00B02667" w:rsidRDefault="00B02667" w:rsidP="00706646">
                  <w:pPr>
                    <w:jc w:val="both"/>
                    <w:textAlignment w:val="baseline"/>
                    <w:rPr>
                      <w:rFonts w:ascii="Segoe UI" w:hAnsi="Segoe UI" w:cs="Segoe UI"/>
                      <w:sz w:val="18"/>
                      <w:szCs w:val="18"/>
                    </w:rPr>
                  </w:pPr>
                  <w:r w:rsidRPr="00B02667">
                    <w:rPr>
                      <w:sz w:val="24"/>
                      <w:szCs w:val="24"/>
                    </w:rPr>
                    <w:t xml:space="preserve">Website </w:t>
                  </w:r>
                </w:p>
              </w:tc>
              <w:tc>
                <w:tcPr>
                  <w:tcW w:w="6647" w:type="dxa"/>
                  <w:hideMark/>
                </w:tcPr>
                <w:p w14:paraId="13B8E7F0" w14:textId="38D637EA" w:rsidR="00B02667" w:rsidRPr="00B02667" w:rsidRDefault="00CE5068" w:rsidP="0014152D">
                  <w:pPr>
                    <w:jc w:val="both"/>
                    <w:textAlignment w:val="baseline"/>
                    <w:rPr>
                      <w:rFonts w:ascii="Segoe UI" w:hAnsi="Segoe UI" w:cs="Segoe UI"/>
                      <w:sz w:val="18"/>
                      <w:szCs w:val="18"/>
                    </w:rPr>
                  </w:pPr>
                  <w:r>
                    <w:rPr>
                      <w:sz w:val="24"/>
                      <w:szCs w:val="24"/>
                    </w:rPr>
                    <w:t>Đường link W</w:t>
                  </w:r>
                  <w:r w:rsidR="00B02667" w:rsidRPr="00B02667">
                    <w:rPr>
                      <w:sz w:val="24"/>
                      <w:szCs w:val="24"/>
                    </w:rPr>
                    <w:t>ebsite:</w:t>
                  </w:r>
                  <w:r w:rsidR="0014152D">
                    <w:rPr>
                      <w:sz w:val="24"/>
                      <w:szCs w:val="24"/>
                    </w:rPr>
                    <w:t>………………………………………………</w:t>
                  </w:r>
                  <w:r w:rsidR="002D7215">
                    <w:rPr>
                      <w:sz w:val="24"/>
                      <w:szCs w:val="24"/>
                    </w:rPr>
                    <w:t>……………...</w:t>
                  </w:r>
                </w:p>
              </w:tc>
            </w:tr>
            <w:tr w:rsidR="00B02667" w:rsidRPr="00B02667" w14:paraId="578C4431" w14:textId="77777777" w:rsidTr="0014152D">
              <w:trPr>
                <w:trHeight w:val="300"/>
              </w:trPr>
              <w:tc>
                <w:tcPr>
                  <w:tcW w:w="2960" w:type="dxa"/>
                  <w:hideMark/>
                </w:tcPr>
                <w:p w14:paraId="0E9457BE" w14:textId="77777777" w:rsidR="00B02667" w:rsidRPr="00B02667" w:rsidRDefault="00B02667" w:rsidP="00B02667">
                  <w:pPr>
                    <w:jc w:val="both"/>
                    <w:textAlignment w:val="baseline"/>
                    <w:rPr>
                      <w:rFonts w:ascii="Segoe UI" w:hAnsi="Segoe UI" w:cs="Segoe UI"/>
                      <w:sz w:val="18"/>
                      <w:szCs w:val="18"/>
                    </w:rPr>
                  </w:pPr>
                  <w:r w:rsidRPr="00B02667">
                    <w:rPr>
                      <w:sz w:val="24"/>
                      <w:szCs w:val="24"/>
                    </w:rPr>
                    <w:t>Ứng dụng trực tuyến (App) </w:t>
                  </w:r>
                </w:p>
              </w:tc>
              <w:tc>
                <w:tcPr>
                  <w:tcW w:w="6647" w:type="dxa"/>
                  <w:hideMark/>
                </w:tcPr>
                <w:p w14:paraId="6BF6BFDB" w14:textId="73D40DD2" w:rsidR="00B02667" w:rsidRPr="00B02667" w:rsidRDefault="00B02667" w:rsidP="00B02667">
                  <w:pPr>
                    <w:jc w:val="both"/>
                    <w:textAlignment w:val="baseline"/>
                    <w:rPr>
                      <w:rFonts w:ascii="Segoe UI" w:hAnsi="Segoe UI" w:cs="Segoe UI"/>
                      <w:sz w:val="18"/>
                      <w:szCs w:val="18"/>
                    </w:rPr>
                  </w:pPr>
                  <w:r w:rsidRPr="00B02667">
                    <w:rPr>
                      <w:sz w:val="24"/>
                      <w:szCs w:val="24"/>
                    </w:rPr>
                    <w:t>Đường link tải ứng dụng:   ​</w:t>
                  </w:r>
                  <w:r w:rsidRPr="00B02667">
                    <w:rPr>
                      <w:color w:val="808080"/>
                      <w:sz w:val="24"/>
                      <w:szCs w:val="24"/>
                    </w:rPr>
                    <w:t>…</w:t>
                  </w:r>
                  <w:r>
                    <w:rPr>
                      <w:color w:val="808080"/>
                      <w:sz w:val="24"/>
                      <w:szCs w:val="24"/>
                    </w:rPr>
                    <w:t>…………………………………………………</w:t>
                  </w:r>
                </w:p>
                <w:p w14:paraId="39DC67F0" w14:textId="65D882F3" w:rsidR="00B02667" w:rsidRPr="00B02667" w:rsidRDefault="00B02667" w:rsidP="00B02667">
                  <w:pPr>
                    <w:jc w:val="both"/>
                    <w:textAlignment w:val="baseline"/>
                    <w:rPr>
                      <w:rFonts w:ascii="Segoe UI" w:hAnsi="Segoe UI" w:cs="Segoe UI"/>
                      <w:sz w:val="18"/>
                      <w:szCs w:val="18"/>
                    </w:rPr>
                  </w:pPr>
                  <w:r w:rsidRPr="00B02667">
                    <w:rPr>
                      <w:sz w:val="24"/>
                      <w:szCs w:val="24"/>
                    </w:rPr>
                    <w:t> </w:t>
                  </w:r>
                </w:p>
              </w:tc>
            </w:tr>
            <w:tr w:rsidR="00B02667" w:rsidRPr="00B02667" w14:paraId="6D801C28" w14:textId="77777777" w:rsidTr="0014152D">
              <w:trPr>
                <w:trHeight w:val="300"/>
              </w:trPr>
              <w:tc>
                <w:tcPr>
                  <w:tcW w:w="2960" w:type="dxa"/>
                  <w:hideMark/>
                </w:tcPr>
                <w:p w14:paraId="4D940828" w14:textId="77777777" w:rsidR="00B02667" w:rsidRPr="00B02667" w:rsidRDefault="00B02667" w:rsidP="00B02667">
                  <w:pPr>
                    <w:jc w:val="both"/>
                    <w:textAlignment w:val="baseline"/>
                    <w:rPr>
                      <w:rFonts w:ascii="Segoe UI" w:hAnsi="Segoe UI" w:cs="Segoe UI"/>
                      <w:sz w:val="18"/>
                      <w:szCs w:val="18"/>
                    </w:rPr>
                  </w:pPr>
                  <w:r w:rsidRPr="00B02667">
                    <w:rPr>
                      <w:sz w:val="24"/>
                      <w:szCs w:val="24"/>
                    </w:rPr>
                    <w:t>Khác  </w:t>
                  </w:r>
                </w:p>
              </w:tc>
              <w:tc>
                <w:tcPr>
                  <w:tcW w:w="6647" w:type="dxa"/>
                  <w:hideMark/>
                </w:tcPr>
                <w:p w14:paraId="6A7033CC" w14:textId="7887630F" w:rsidR="00B02667" w:rsidRPr="00B02667" w:rsidRDefault="00B02667" w:rsidP="00B02667">
                  <w:pPr>
                    <w:jc w:val="both"/>
                    <w:textAlignment w:val="baseline"/>
                    <w:rPr>
                      <w:rFonts w:ascii="Segoe UI" w:hAnsi="Segoe UI" w:cs="Segoe UI"/>
                      <w:sz w:val="18"/>
                      <w:szCs w:val="18"/>
                    </w:rPr>
                  </w:pPr>
                  <w:r w:rsidRPr="00B02667">
                    <w:rPr>
                      <w:sz w:val="24"/>
                      <w:szCs w:val="24"/>
                    </w:rPr>
                    <w:t>Cung cấp thông tin chi tiết:   ​</w:t>
                  </w:r>
                  <w:r w:rsidRPr="00B02667">
                    <w:rPr>
                      <w:color w:val="808080"/>
                      <w:sz w:val="24"/>
                      <w:szCs w:val="24"/>
                    </w:rPr>
                    <w:t>….</w:t>
                  </w:r>
                  <w:r>
                    <w:rPr>
                      <w:color w:val="808080"/>
                      <w:sz w:val="24"/>
                      <w:szCs w:val="24"/>
                    </w:rPr>
                    <w:t>………………………………………………</w:t>
                  </w:r>
                  <w:r w:rsidRPr="00B02667">
                    <w:rPr>
                      <w:sz w:val="24"/>
                      <w:szCs w:val="24"/>
                    </w:rPr>
                    <w:t> </w:t>
                  </w:r>
                </w:p>
              </w:tc>
            </w:tr>
          </w:tbl>
          <w:tbl>
            <w:tblPr>
              <w:tblW w:w="9617" w:type="dxa"/>
              <w:tblCellMar>
                <w:left w:w="0" w:type="dxa"/>
                <w:right w:w="0" w:type="dxa"/>
              </w:tblCellMar>
              <w:tblLook w:val="0000" w:firstRow="0" w:lastRow="0" w:firstColumn="0" w:lastColumn="0" w:noHBand="0" w:noVBand="0"/>
            </w:tblPr>
            <w:tblGrid>
              <w:gridCol w:w="9617"/>
            </w:tblGrid>
            <w:tr w:rsidR="00A16B6C" w:rsidRPr="00183897" w14:paraId="7299259B" w14:textId="77777777" w:rsidTr="00443D50">
              <w:trPr>
                <w:cantSplit/>
                <w:trHeight w:val="371"/>
              </w:trPr>
              <w:tc>
                <w:tcPr>
                  <w:tcW w:w="9617" w:type="dxa"/>
                </w:tcPr>
                <w:p w14:paraId="73218A03" w14:textId="4DBF609E" w:rsidR="008A77A3" w:rsidRDefault="0098449F" w:rsidP="0014152D">
                  <w:pPr>
                    <w:pStyle w:val="Caption1"/>
                    <w:widowControl w:val="0"/>
                    <w:snapToGrid w:val="0"/>
                    <w:spacing w:before="0" w:after="120" w:line="276" w:lineRule="auto"/>
                    <w:ind w:left="430"/>
                    <w:jc w:val="both"/>
                    <w:rPr>
                      <w:rFonts w:ascii="Times New Roman" w:eastAsia="Arial Unicode MS" w:hAnsi="Times New Roman"/>
                      <w:sz w:val="24"/>
                      <w:szCs w:val="24"/>
                    </w:rPr>
                  </w:pPr>
                  <w:r w:rsidRPr="0098449F">
                    <w:rPr>
                      <w:rFonts w:ascii="Times New Roman" w:eastAsia="Arial Unicode MS" w:hAnsi="Times New Roman"/>
                      <w:sz w:val="24"/>
                      <w:szCs w:val="24"/>
                    </w:rPr>
                    <w:t>Xác nhận website/ứng dụ</w:t>
                  </w:r>
                  <w:r w:rsidR="00706646">
                    <w:rPr>
                      <w:rFonts w:ascii="Times New Roman" w:eastAsia="Arial Unicode MS" w:hAnsi="Times New Roman"/>
                      <w:sz w:val="24"/>
                      <w:szCs w:val="24"/>
                    </w:rPr>
                    <w:t>ng</w:t>
                  </w:r>
                  <w:r w:rsidRPr="0098449F">
                    <w:rPr>
                      <w:rFonts w:ascii="Times New Roman" w:eastAsia="Arial Unicode MS" w:hAnsi="Times New Roman"/>
                      <w:sz w:val="24"/>
                      <w:szCs w:val="24"/>
                    </w:rPr>
                    <w:t xml:space="preserve"> của Chúng tôi (ĐVCNT</w:t>
                  </w:r>
                  <w:r>
                    <w:rPr>
                      <w:rFonts w:ascii="Times New Roman" w:eastAsia="Arial Unicode MS" w:hAnsi="Times New Roman"/>
                      <w:sz w:val="24"/>
                      <w:szCs w:val="24"/>
                    </w:rPr>
                    <w:t>T</w:t>
                  </w:r>
                  <w:r w:rsidRPr="0098449F">
                    <w:rPr>
                      <w:rFonts w:ascii="Times New Roman" w:eastAsia="Arial Unicode MS" w:hAnsi="Times New Roman"/>
                      <w:sz w:val="24"/>
                      <w:szCs w:val="24"/>
                    </w:rPr>
                    <w:t xml:space="preserve">) có những thông tin sau đây: </w:t>
                  </w:r>
                  <w:r>
                    <w:rPr>
                      <w:rFonts w:ascii="Times New Roman" w:eastAsia="Arial Unicode MS" w:hAnsi="Times New Roman"/>
                      <w:sz w:val="24"/>
                      <w:szCs w:val="24"/>
                    </w:rPr>
                    <w:t xml:space="preserve"> </w:t>
                  </w:r>
                </w:p>
                <w:p w14:paraId="633E92F8" w14:textId="6FC35A76" w:rsidR="00A16B6C" w:rsidRPr="00183897" w:rsidRDefault="00A16B6C" w:rsidP="00443D50">
                  <w:pPr>
                    <w:pStyle w:val="Caption1"/>
                    <w:widowControl w:val="0"/>
                    <w:snapToGrid w:val="0"/>
                    <w:spacing w:before="0" w:after="120" w:line="276" w:lineRule="auto"/>
                    <w:ind w:left="1080" w:hanging="270"/>
                    <w:jc w:val="both"/>
                    <w:rPr>
                      <w:rFonts w:ascii="Times New Roman" w:eastAsia="Arial Unicode MS" w:hAnsi="Times New Roman"/>
                      <w:sz w:val="24"/>
                      <w:szCs w:val="24"/>
                    </w:rPr>
                  </w:pPr>
                  <w:r w:rsidRPr="00183897">
                    <w:rPr>
                      <w:rFonts w:ascii="Times New Roman" w:eastAsia="Arial Unicode MS" w:hAnsi="Times New Roman"/>
                      <w:sz w:val="24"/>
                      <w:szCs w:val="24"/>
                    </w:rPr>
                    <w:fldChar w:fldCharType="begin">
                      <w:ffData>
                        <w:name w:val="Check1"/>
                        <w:enabled/>
                        <w:calcOnExit w:val="0"/>
                        <w:checkBox>
                          <w:size w:val="20"/>
                          <w:default w:val="0"/>
                        </w:checkBox>
                      </w:ffData>
                    </w:fldChar>
                  </w:r>
                  <w:r w:rsidRPr="00183897">
                    <w:rPr>
                      <w:rFonts w:ascii="Times New Roman" w:eastAsia="Arial Unicode MS" w:hAnsi="Times New Roman"/>
                      <w:sz w:val="24"/>
                      <w:szCs w:val="24"/>
                    </w:rPr>
                    <w:instrText xml:space="preserve"> FORMCHECKBOX </w:instrText>
                  </w:r>
                  <w:r w:rsidR="002C36C1">
                    <w:rPr>
                      <w:rFonts w:ascii="Times New Roman" w:eastAsia="Arial Unicode MS" w:hAnsi="Times New Roman"/>
                      <w:sz w:val="24"/>
                      <w:szCs w:val="24"/>
                    </w:rPr>
                  </w:r>
                  <w:r w:rsidR="002C36C1">
                    <w:rPr>
                      <w:rFonts w:ascii="Times New Roman" w:eastAsia="Arial Unicode MS" w:hAnsi="Times New Roman"/>
                      <w:sz w:val="24"/>
                      <w:szCs w:val="24"/>
                    </w:rPr>
                    <w:fldChar w:fldCharType="separate"/>
                  </w:r>
                  <w:r w:rsidRPr="00183897">
                    <w:rPr>
                      <w:rFonts w:ascii="Times New Roman" w:eastAsia="Arial Unicode MS" w:hAnsi="Times New Roman"/>
                      <w:sz w:val="24"/>
                      <w:szCs w:val="24"/>
                    </w:rPr>
                    <w:fldChar w:fldCharType="end"/>
                  </w:r>
                  <w:r w:rsidRPr="00183897">
                    <w:rPr>
                      <w:rFonts w:ascii="Times New Roman" w:eastAsia="Arial Unicode MS" w:hAnsi="Times New Roman"/>
                      <w:sz w:val="24"/>
                      <w:szCs w:val="24"/>
                    </w:rPr>
                    <w:t xml:space="preserve"> Website/ứng dụ</w:t>
                  </w:r>
                  <w:r w:rsidR="00706646">
                    <w:rPr>
                      <w:rFonts w:ascii="Times New Roman" w:eastAsia="Arial Unicode MS" w:hAnsi="Times New Roman"/>
                      <w:sz w:val="24"/>
                      <w:szCs w:val="24"/>
                    </w:rPr>
                    <w:t>ng</w:t>
                  </w:r>
                  <w:r w:rsidRPr="00183897">
                    <w:rPr>
                      <w:rFonts w:ascii="Times New Roman" w:eastAsia="Arial Unicode MS" w:hAnsi="Times New Roman"/>
                      <w:sz w:val="24"/>
                      <w:szCs w:val="24"/>
                    </w:rPr>
                    <w:t xml:space="preserve"> có thông báo/ đăng ký với Bộ Công Thương theo quy định pháp luật phù hợp với loại hình hoạt động thương mại điện tử của website/ứng dụ</w:t>
                  </w:r>
                  <w:r w:rsidR="00706646">
                    <w:rPr>
                      <w:rFonts w:ascii="Times New Roman" w:eastAsia="Arial Unicode MS" w:hAnsi="Times New Roman"/>
                      <w:sz w:val="24"/>
                      <w:szCs w:val="24"/>
                    </w:rPr>
                    <w:t>ng</w:t>
                  </w:r>
                  <w:r w:rsidR="003A6BC8">
                    <w:rPr>
                      <w:rFonts w:ascii="Times New Roman" w:eastAsia="Arial Unicode MS" w:hAnsi="Times New Roman"/>
                      <w:sz w:val="24"/>
                      <w:szCs w:val="24"/>
                    </w:rPr>
                    <w:t>;</w:t>
                  </w:r>
                </w:p>
              </w:tc>
            </w:tr>
            <w:tr w:rsidR="00A16B6C" w:rsidRPr="00183897" w14:paraId="7E85A61F" w14:textId="77777777" w:rsidTr="00443D50">
              <w:trPr>
                <w:cantSplit/>
                <w:trHeight w:val="371"/>
              </w:trPr>
              <w:tc>
                <w:tcPr>
                  <w:tcW w:w="9617" w:type="dxa"/>
                </w:tcPr>
                <w:p w14:paraId="7844B2A0" w14:textId="5D9C9C9B" w:rsidR="00A16B6C" w:rsidRPr="00183897" w:rsidRDefault="00A16B6C" w:rsidP="00443D50">
                  <w:pPr>
                    <w:pStyle w:val="Caption1"/>
                    <w:widowControl w:val="0"/>
                    <w:snapToGrid w:val="0"/>
                    <w:spacing w:before="0" w:after="120" w:line="276" w:lineRule="auto"/>
                    <w:ind w:left="1080" w:hanging="270"/>
                    <w:jc w:val="both"/>
                    <w:rPr>
                      <w:rFonts w:ascii="Times New Roman" w:eastAsia="Arial Unicode MS" w:hAnsi="Times New Roman"/>
                      <w:sz w:val="24"/>
                      <w:szCs w:val="24"/>
                      <w:lang w:val="en-US"/>
                    </w:rPr>
                  </w:pPr>
                  <w:r w:rsidRPr="00183897">
                    <w:rPr>
                      <w:rFonts w:ascii="Times New Roman" w:eastAsia="Arial Unicode MS" w:hAnsi="Times New Roman"/>
                      <w:sz w:val="24"/>
                      <w:szCs w:val="24"/>
                    </w:rPr>
                    <w:lastRenderedPageBreak/>
                    <w:fldChar w:fldCharType="begin">
                      <w:ffData>
                        <w:name w:val="Check1"/>
                        <w:enabled/>
                        <w:calcOnExit w:val="0"/>
                        <w:checkBox>
                          <w:size w:val="20"/>
                          <w:default w:val="0"/>
                        </w:checkBox>
                      </w:ffData>
                    </w:fldChar>
                  </w:r>
                  <w:r w:rsidRPr="00183897">
                    <w:rPr>
                      <w:rFonts w:ascii="Times New Roman" w:eastAsia="Arial Unicode MS" w:hAnsi="Times New Roman"/>
                      <w:sz w:val="24"/>
                      <w:szCs w:val="24"/>
                    </w:rPr>
                    <w:instrText xml:space="preserve"> FORMCHECKBOX </w:instrText>
                  </w:r>
                  <w:r w:rsidR="002C36C1">
                    <w:rPr>
                      <w:rFonts w:ascii="Times New Roman" w:eastAsia="Arial Unicode MS" w:hAnsi="Times New Roman"/>
                      <w:sz w:val="24"/>
                      <w:szCs w:val="24"/>
                    </w:rPr>
                  </w:r>
                  <w:r w:rsidR="002C36C1">
                    <w:rPr>
                      <w:rFonts w:ascii="Times New Roman" w:eastAsia="Arial Unicode MS" w:hAnsi="Times New Roman"/>
                      <w:sz w:val="24"/>
                      <w:szCs w:val="24"/>
                    </w:rPr>
                    <w:fldChar w:fldCharType="separate"/>
                  </w:r>
                  <w:r w:rsidRPr="00183897">
                    <w:rPr>
                      <w:rFonts w:ascii="Times New Roman" w:eastAsia="Arial Unicode MS" w:hAnsi="Times New Roman"/>
                      <w:sz w:val="24"/>
                      <w:szCs w:val="24"/>
                    </w:rPr>
                    <w:fldChar w:fldCharType="end"/>
                  </w:r>
                  <w:r w:rsidRPr="00183897">
                    <w:rPr>
                      <w:rFonts w:ascii="Times New Roman" w:eastAsia="Arial Unicode MS" w:hAnsi="Times New Roman"/>
                      <w:sz w:val="24"/>
                      <w:szCs w:val="24"/>
                    </w:rPr>
                    <w:t xml:space="preserve"> Mô tả đầy đủ chi tiết hàng hóa và dịch vụ cung cấp</w:t>
                  </w:r>
                  <w:r w:rsidR="003A6BC8">
                    <w:rPr>
                      <w:rFonts w:ascii="Times New Roman" w:eastAsia="Arial Unicode MS" w:hAnsi="Times New Roman"/>
                      <w:sz w:val="24"/>
                      <w:szCs w:val="24"/>
                    </w:rPr>
                    <w:t>;</w:t>
                  </w:r>
                </w:p>
              </w:tc>
            </w:tr>
            <w:tr w:rsidR="00A16B6C" w:rsidRPr="00183897" w14:paraId="6C5D6425" w14:textId="77777777" w:rsidTr="00443D50">
              <w:trPr>
                <w:cantSplit/>
                <w:trHeight w:val="371"/>
              </w:trPr>
              <w:tc>
                <w:tcPr>
                  <w:tcW w:w="9617" w:type="dxa"/>
                </w:tcPr>
                <w:p w14:paraId="6842F928" w14:textId="6A4A7950" w:rsidR="00A16B6C" w:rsidRPr="00183897" w:rsidRDefault="00A16B6C" w:rsidP="00443D50">
                  <w:pPr>
                    <w:pStyle w:val="Caption1"/>
                    <w:widowControl w:val="0"/>
                    <w:snapToGrid w:val="0"/>
                    <w:spacing w:before="0" w:after="120" w:line="276" w:lineRule="auto"/>
                    <w:ind w:left="1080" w:hanging="270"/>
                    <w:jc w:val="both"/>
                    <w:rPr>
                      <w:rFonts w:ascii="Times New Roman" w:eastAsia="Arial Unicode MS" w:hAnsi="Times New Roman"/>
                      <w:sz w:val="24"/>
                      <w:szCs w:val="24"/>
                    </w:rPr>
                  </w:pPr>
                  <w:r w:rsidRPr="00183897">
                    <w:rPr>
                      <w:rFonts w:ascii="Times New Roman" w:eastAsia="Arial Unicode MS" w:hAnsi="Times New Roman"/>
                      <w:sz w:val="24"/>
                      <w:szCs w:val="24"/>
                    </w:rPr>
                    <w:fldChar w:fldCharType="begin">
                      <w:ffData>
                        <w:name w:val="Check1"/>
                        <w:enabled/>
                        <w:calcOnExit w:val="0"/>
                        <w:checkBox>
                          <w:size w:val="20"/>
                          <w:default w:val="0"/>
                        </w:checkBox>
                      </w:ffData>
                    </w:fldChar>
                  </w:r>
                  <w:r w:rsidRPr="00183897">
                    <w:rPr>
                      <w:rFonts w:ascii="Times New Roman" w:eastAsia="Arial Unicode MS" w:hAnsi="Times New Roman"/>
                      <w:sz w:val="24"/>
                      <w:szCs w:val="24"/>
                    </w:rPr>
                    <w:instrText xml:space="preserve"> FORMCHECKBOX </w:instrText>
                  </w:r>
                  <w:r w:rsidR="002C36C1">
                    <w:rPr>
                      <w:rFonts w:ascii="Times New Roman" w:eastAsia="Arial Unicode MS" w:hAnsi="Times New Roman"/>
                      <w:sz w:val="24"/>
                      <w:szCs w:val="24"/>
                    </w:rPr>
                  </w:r>
                  <w:r w:rsidR="002C36C1">
                    <w:rPr>
                      <w:rFonts w:ascii="Times New Roman" w:eastAsia="Arial Unicode MS" w:hAnsi="Times New Roman"/>
                      <w:sz w:val="24"/>
                      <w:szCs w:val="24"/>
                    </w:rPr>
                    <w:fldChar w:fldCharType="separate"/>
                  </w:r>
                  <w:r w:rsidRPr="00183897">
                    <w:rPr>
                      <w:rFonts w:ascii="Times New Roman" w:eastAsia="Arial Unicode MS" w:hAnsi="Times New Roman"/>
                      <w:sz w:val="24"/>
                      <w:szCs w:val="24"/>
                    </w:rPr>
                    <w:fldChar w:fldCharType="end"/>
                  </w:r>
                  <w:r w:rsidRPr="00183897">
                    <w:rPr>
                      <w:rFonts w:ascii="Times New Roman" w:eastAsia="Arial Unicode MS" w:hAnsi="Times New Roman"/>
                      <w:sz w:val="24"/>
                      <w:szCs w:val="24"/>
                    </w:rPr>
                    <w:t xml:space="preserve"> Hướng dẫn mua hàng/đặt hàng cho người mua</w:t>
                  </w:r>
                  <w:r w:rsidR="003A6BC8">
                    <w:rPr>
                      <w:rFonts w:ascii="Times New Roman" w:eastAsia="Arial Unicode MS" w:hAnsi="Times New Roman"/>
                      <w:sz w:val="24"/>
                      <w:szCs w:val="24"/>
                    </w:rPr>
                    <w:t>;</w:t>
                  </w:r>
                </w:p>
              </w:tc>
            </w:tr>
            <w:tr w:rsidR="00A16B6C" w:rsidRPr="00183897" w14:paraId="55B42E60" w14:textId="77777777" w:rsidTr="00443D50">
              <w:trPr>
                <w:cantSplit/>
                <w:trHeight w:val="371"/>
              </w:trPr>
              <w:tc>
                <w:tcPr>
                  <w:tcW w:w="9617" w:type="dxa"/>
                </w:tcPr>
                <w:p w14:paraId="55D7DFDE" w14:textId="4E4185C8" w:rsidR="00A16B6C" w:rsidRPr="00183897" w:rsidRDefault="00A16B6C" w:rsidP="00443D50">
                  <w:pPr>
                    <w:pStyle w:val="Caption1"/>
                    <w:widowControl w:val="0"/>
                    <w:snapToGrid w:val="0"/>
                    <w:spacing w:before="0" w:after="120" w:line="276" w:lineRule="auto"/>
                    <w:ind w:left="1080" w:hanging="270"/>
                    <w:jc w:val="both"/>
                    <w:rPr>
                      <w:rFonts w:ascii="Times New Roman" w:eastAsia="Arial Unicode MS" w:hAnsi="Times New Roman"/>
                      <w:sz w:val="24"/>
                      <w:szCs w:val="24"/>
                    </w:rPr>
                  </w:pPr>
                  <w:r w:rsidRPr="00183897">
                    <w:rPr>
                      <w:rFonts w:ascii="Times New Roman" w:eastAsia="Arial Unicode MS" w:hAnsi="Times New Roman"/>
                      <w:sz w:val="24"/>
                      <w:szCs w:val="24"/>
                    </w:rPr>
                    <w:fldChar w:fldCharType="begin">
                      <w:ffData>
                        <w:name w:val="Check1"/>
                        <w:enabled/>
                        <w:calcOnExit w:val="0"/>
                        <w:checkBox>
                          <w:size w:val="20"/>
                          <w:default w:val="0"/>
                        </w:checkBox>
                      </w:ffData>
                    </w:fldChar>
                  </w:r>
                  <w:r w:rsidRPr="00183897">
                    <w:rPr>
                      <w:rFonts w:ascii="Times New Roman" w:eastAsia="Arial Unicode MS" w:hAnsi="Times New Roman"/>
                      <w:sz w:val="24"/>
                      <w:szCs w:val="24"/>
                    </w:rPr>
                    <w:instrText xml:space="preserve"> FORMCHECKBOX </w:instrText>
                  </w:r>
                  <w:r w:rsidR="002C36C1">
                    <w:rPr>
                      <w:rFonts w:ascii="Times New Roman" w:eastAsia="Arial Unicode MS" w:hAnsi="Times New Roman"/>
                      <w:sz w:val="24"/>
                      <w:szCs w:val="24"/>
                    </w:rPr>
                  </w:r>
                  <w:r w:rsidR="002C36C1">
                    <w:rPr>
                      <w:rFonts w:ascii="Times New Roman" w:eastAsia="Arial Unicode MS" w:hAnsi="Times New Roman"/>
                      <w:sz w:val="24"/>
                      <w:szCs w:val="24"/>
                    </w:rPr>
                    <w:fldChar w:fldCharType="separate"/>
                  </w:r>
                  <w:r w:rsidRPr="00183897">
                    <w:rPr>
                      <w:rFonts w:ascii="Times New Roman" w:eastAsia="Arial Unicode MS" w:hAnsi="Times New Roman"/>
                      <w:sz w:val="24"/>
                      <w:szCs w:val="24"/>
                    </w:rPr>
                    <w:fldChar w:fldCharType="end"/>
                  </w:r>
                  <w:r w:rsidRPr="00183897">
                    <w:rPr>
                      <w:rFonts w:ascii="Times New Roman" w:eastAsia="Arial Unicode MS" w:hAnsi="Times New Roman"/>
                      <w:sz w:val="24"/>
                      <w:szCs w:val="24"/>
                    </w:rPr>
                    <w:t xml:space="preserve"> Hướng dẫn các hình thức thanh toán cho người mua</w:t>
                  </w:r>
                  <w:r w:rsidR="003A6BC8">
                    <w:rPr>
                      <w:rFonts w:ascii="Times New Roman" w:eastAsia="Arial Unicode MS" w:hAnsi="Times New Roman"/>
                      <w:sz w:val="24"/>
                      <w:szCs w:val="24"/>
                    </w:rPr>
                    <w:t>;</w:t>
                  </w:r>
                </w:p>
              </w:tc>
            </w:tr>
            <w:tr w:rsidR="00A16B6C" w:rsidRPr="00183897" w14:paraId="218E4637" w14:textId="77777777" w:rsidTr="00443D50">
              <w:trPr>
                <w:cantSplit/>
                <w:trHeight w:val="390"/>
              </w:trPr>
              <w:tc>
                <w:tcPr>
                  <w:tcW w:w="9617" w:type="dxa"/>
                </w:tcPr>
                <w:p w14:paraId="7C63F3D6" w14:textId="40EED79A" w:rsidR="00A16B6C" w:rsidRPr="00183897" w:rsidRDefault="00A16B6C" w:rsidP="00443D50">
                  <w:pPr>
                    <w:pStyle w:val="Caption1"/>
                    <w:widowControl w:val="0"/>
                    <w:snapToGrid w:val="0"/>
                    <w:spacing w:before="0" w:after="120" w:line="276" w:lineRule="auto"/>
                    <w:ind w:left="1080" w:hanging="270"/>
                    <w:jc w:val="both"/>
                    <w:rPr>
                      <w:rFonts w:ascii="Times New Roman" w:eastAsia="Arial Unicode MS" w:hAnsi="Times New Roman"/>
                      <w:sz w:val="24"/>
                      <w:szCs w:val="24"/>
                    </w:rPr>
                  </w:pPr>
                  <w:r w:rsidRPr="00183897">
                    <w:rPr>
                      <w:rFonts w:ascii="Times New Roman" w:eastAsia="Arial Unicode MS" w:hAnsi="Times New Roman"/>
                      <w:sz w:val="24"/>
                      <w:szCs w:val="24"/>
                    </w:rPr>
                    <w:fldChar w:fldCharType="begin">
                      <w:ffData>
                        <w:name w:val="Check1"/>
                        <w:enabled/>
                        <w:calcOnExit w:val="0"/>
                        <w:checkBox>
                          <w:size w:val="20"/>
                          <w:default w:val="0"/>
                        </w:checkBox>
                      </w:ffData>
                    </w:fldChar>
                  </w:r>
                  <w:r w:rsidRPr="00183897">
                    <w:rPr>
                      <w:rFonts w:ascii="Times New Roman" w:eastAsia="Arial Unicode MS" w:hAnsi="Times New Roman"/>
                      <w:sz w:val="24"/>
                      <w:szCs w:val="24"/>
                    </w:rPr>
                    <w:instrText xml:space="preserve"> FORMCHECKBOX </w:instrText>
                  </w:r>
                  <w:r w:rsidR="002C36C1">
                    <w:rPr>
                      <w:rFonts w:ascii="Times New Roman" w:eastAsia="Arial Unicode MS" w:hAnsi="Times New Roman"/>
                      <w:sz w:val="24"/>
                      <w:szCs w:val="24"/>
                    </w:rPr>
                  </w:r>
                  <w:r w:rsidR="002C36C1">
                    <w:rPr>
                      <w:rFonts w:ascii="Times New Roman" w:eastAsia="Arial Unicode MS" w:hAnsi="Times New Roman"/>
                      <w:sz w:val="24"/>
                      <w:szCs w:val="24"/>
                    </w:rPr>
                    <w:fldChar w:fldCharType="separate"/>
                  </w:r>
                  <w:r w:rsidRPr="00183897">
                    <w:rPr>
                      <w:rFonts w:ascii="Times New Roman" w:eastAsia="Arial Unicode MS" w:hAnsi="Times New Roman"/>
                      <w:sz w:val="24"/>
                      <w:szCs w:val="24"/>
                    </w:rPr>
                    <w:fldChar w:fldCharType="end"/>
                  </w:r>
                  <w:r w:rsidRPr="00183897">
                    <w:rPr>
                      <w:rFonts w:ascii="Times New Roman" w:eastAsia="Arial Unicode MS" w:hAnsi="Times New Roman"/>
                      <w:sz w:val="24"/>
                      <w:szCs w:val="24"/>
                    </w:rPr>
                    <w:t xml:space="preserve"> Chính sách đổi/hủy và hoàn trả hàng hóa</w:t>
                  </w:r>
                  <w:r w:rsidR="003A6BC8">
                    <w:rPr>
                      <w:rFonts w:ascii="Times New Roman" w:eastAsia="Arial Unicode MS" w:hAnsi="Times New Roman"/>
                      <w:sz w:val="24"/>
                      <w:szCs w:val="24"/>
                    </w:rPr>
                    <w:t>;</w:t>
                  </w:r>
                </w:p>
              </w:tc>
            </w:tr>
            <w:tr w:rsidR="00A16B6C" w:rsidRPr="00183897" w14:paraId="2C108417" w14:textId="77777777" w:rsidTr="00443D50">
              <w:trPr>
                <w:cantSplit/>
                <w:trHeight w:val="443"/>
              </w:trPr>
              <w:tc>
                <w:tcPr>
                  <w:tcW w:w="9617" w:type="dxa"/>
                </w:tcPr>
                <w:p w14:paraId="257DD65A" w14:textId="77777777" w:rsidR="00A16B6C" w:rsidRDefault="00A16B6C" w:rsidP="00443D50">
                  <w:pPr>
                    <w:pStyle w:val="Caption1"/>
                    <w:widowControl w:val="0"/>
                    <w:snapToGrid w:val="0"/>
                    <w:spacing w:before="0" w:after="120" w:line="276" w:lineRule="auto"/>
                    <w:ind w:left="1080" w:hanging="270"/>
                    <w:jc w:val="both"/>
                    <w:rPr>
                      <w:rFonts w:ascii="Times New Roman" w:eastAsia="Arial Unicode MS" w:hAnsi="Times New Roman"/>
                      <w:sz w:val="24"/>
                      <w:szCs w:val="24"/>
                    </w:rPr>
                  </w:pPr>
                  <w:r w:rsidRPr="00183897">
                    <w:rPr>
                      <w:rFonts w:ascii="Times New Roman" w:eastAsia="Arial Unicode MS" w:hAnsi="Times New Roman"/>
                      <w:sz w:val="24"/>
                      <w:szCs w:val="24"/>
                    </w:rPr>
                    <w:fldChar w:fldCharType="begin">
                      <w:ffData>
                        <w:name w:val="Check1"/>
                        <w:enabled/>
                        <w:calcOnExit w:val="0"/>
                        <w:checkBox>
                          <w:size w:val="20"/>
                          <w:default w:val="0"/>
                        </w:checkBox>
                      </w:ffData>
                    </w:fldChar>
                  </w:r>
                  <w:r w:rsidRPr="00183897">
                    <w:rPr>
                      <w:rFonts w:ascii="Times New Roman" w:eastAsia="Arial Unicode MS" w:hAnsi="Times New Roman"/>
                      <w:sz w:val="24"/>
                      <w:szCs w:val="24"/>
                    </w:rPr>
                    <w:instrText xml:space="preserve"> FORMCHECKBOX </w:instrText>
                  </w:r>
                  <w:r w:rsidR="002C36C1">
                    <w:rPr>
                      <w:rFonts w:ascii="Times New Roman" w:eastAsia="Arial Unicode MS" w:hAnsi="Times New Roman"/>
                      <w:sz w:val="24"/>
                      <w:szCs w:val="24"/>
                    </w:rPr>
                  </w:r>
                  <w:r w:rsidR="002C36C1">
                    <w:rPr>
                      <w:rFonts w:ascii="Times New Roman" w:eastAsia="Arial Unicode MS" w:hAnsi="Times New Roman"/>
                      <w:sz w:val="24"/>
                      <w:szCs w:val="24"/>
                    </w:rPr>
                    <w:fldChar w:fldCharType="separate"/>
                  </w:r>
                  <w:r w:rsidRPr="00183897">
                    <w:rPr>
                      <w:rFonts w:ascii="Times New Roman" w:eastAsia="Arial Unicode MS" w:hAnsi="Times New Roman"/>
                      <w:sz w:val="24"/>
                      <w:szCs w:val="24"/>
                    </w:rPr>
                    <w:fldChar w:fldCharType="end"/>
                  </w:r>
                  <w:r w:rsidRPr="00183897">
                    <w:rPr>
                      <w:rFonts w:ascii="Times New Roman" w:eastAsia="Arial Unicode MS" w:hAnsi="Times New Roman"/>
                      <w:sz w:val="24"/>
                      <w:szCs w:val="24"/>
                    </w:rPr>
                    <w:t xml:space="preserve"> Chính sách giao hàng</w:t>
                  </w:r>
                  <w:r w:rsidR="003A6BC8">
                    <w:rPr>
                      <w:rFonts w:ascii="Times New Roman" w:eastAsia="Arial Unicode MS" w:hAnsi="Times New Roman"/>
                      <w:sz w:val="24"/>
                      <w:szCs w:val="24"/>
                    </w:rPr>
                    <w:t>;</w:t>
                  </w:r>
                </w:p>
                <w:p w14:paraId="6A286DFD" w14:textId="71CE7F79" w:rsidR="007D5E5D" w:rsidRPr="00183897" w:rsidRDefault="007D5E5D" w:rsidP="00443D50">
                  <w:pPr>
                    <w:pStyle w:val="Caption1"/>
                    <w:widowControl w:val="0"/>
                    <w:snapToGrid w:val="0"/>
                    <w:spacing w:before="0" w:after="120" w:line="276" w:lineRule="auto"/>
                    <w:ind w:left="1080" w:hanging="270"/>
                    <w:jc w:val="both"/>
                    <w:rPr>
                      <w:rFonts w:ascii="Times New Roman" w:eastAsia="Arial Unicode MS" w:hAnsi="Times New Roman"/>
                      <w:sz w:val="24"/>
                      <w:szCs w:val="24"/>
                    </w:rPr>
                  </w:pPr>
                  <w:r w:rsidRPr="00183897">
                    <w:rPr>
                      <w:rFonts w:ascii="Times New Roman" w:eastAsia="Arial Unicode MS" w:hAnsi="Times New Roman"/>
                      <w:sz w:val="24"/>
                      <w:szCs w:val="24"/>
                    </w:rPr>
                    <w:fldChar w:fldCharType="begin">
                      <w:ffData>
                        <w:name w:val="Check1"/>
                        <w:enabled/>
                        <w:calcOnExit w:val="0"/>
                        <w:checkBox>
                          <w:size w:val="20"/>
                          <w:default w:val="0"/>
                        </w:checkBox>
                      </w:ffData>
                    </w:fldChar>
                  </w:r>
                  <w:r w:rsidRPr="00183897">
                    <w:rPr>
                      <w:rFonts w:ascii="Times New Roman" w:eastAsia="Arial Unicode MS" w:hAnsi="Times New Roman"/>
                      <w:sz w:val="24"/>
                      <w:szCs w:val="24"/>
                    </w:rPr>
                    <w:instrText xml:space="preserve"> FORMCHECKBOX </w:instrText>
                  </w:r>
                  <w:r w:rsidR="002C36C1">
                    <w:rPr>
                      <w:rFonts w:ascii="Times New Roman" w:eastAsia="Arial Unicode MS" w:hAnsi="Times New Roman"/>
                      <w:sz w:val="24"/>
                      <w:szCs w:val="24"/>
                    </w:rPr>
                  </w:r>
                  <w:r w:rsidR="002C36C1">
                    <w:rPr>
                      <w:rFonts w:ascii="Times New Roman" w:eastAsia="Arial Unicode MS" w:hAnsi="Times New Roman"/>
                      <w:sz w:val="24"/>
                      <w:szCs w:val="24"/>
                    </w:rPr>
                    <w:fldChar w:fldCharType="separate"/>
                  </w:r>
                  <w:r w:rsidRPr="00183897">
                    <w:rPr>
                      <w:rFonts w:ascii="Times New Roman" w:eastAsia="Arial Unicode MS" w:hAnsi="Times New Roman"/>
                      <w:sz w:val="24"/>
                      <w:szCs w:val="24"/>
                    </w:rPr>
                    <w:fldChar w:fldCharType="end"/>
                  </w:r>
                  <w:r>
                    <w:rPr>
                      <w:rFonts w:ascii="Times New Roman" w:eastAsia="Arial Unicode MS" w:hAnsi="Times New Roman"/>
                      <w:sz w:val="24"/>
                      <w:szCs w:val="24"/>
                    </w:rPr>
                    <w:t xml:space="preserve"> Chính sách bảo mật thông tin thanh toán cho Chủ thẻ;</w:t>
                  </w:r>
                </w:p>
              </w:tc>
            </w:tr>
            <w:tr w:rsidR="00A16B6C" w:rsidRPr="00183897" w14:paraId="3EDAF42C" w14:textId="77777777" w:rsidTr="00443D50">
              <w:trPr>
                <w:cantSplit/>
                <w:trHeight w:val="443"/>
              </w:trPr>
              <w:tc>
                <w:tcPr>
                  <w:tcW w:w="9617" w:type="dxa"/>
                </w:tcPr>
                <w:p w14:paraId="10A81F87" w14:textId="7D9EF384" w:rsidR="00A16B6C" w:rsidRPr="00183897" w:rsidRDefault="00A16B6C" w:rsidP="00443D50">
                  <w:pPr>
                    <w:pStyle w:val="Caption1"/>
                    <w:widowControl w:val="0"/>
                    <w:snapToGrid w:val="0"/>
                    <w:spacing w:before="0" w:after="120" w:line="276" w:lineRule="auto"/>
                    <w:ind w:left="1080" w:hanging="270"/>
                    <w:jc w:val="both"/>
                    <w:rPr>
                      <w:rFonts w:ascii="Times New Roman" w:eastAsia="Arial Unicode MS" w:hAnsi="Times New Roman"/>
                      <w:sz w:val="24"/>
                      <w:szCs w:val="24"/>
                    </w:rPr>
                  </w:pPr>
                  <w:r w:rsidRPr="00183897">
                    <w:rPr>
                      <w:rFonts w:ascii="Times New Roman" w:eastAsia="Arial Unicode MS" w:hAnsi="Times New Roman"/>
                      <w:sz w:val="24"/>
                      <w:szCs w:val="24"/>
                    </w:rPr>
                    <w:fldChar w:fldCharType="begin">
                      <w:ffData>
                        <w:name w:val="Check1"/>
                        <w:enabled/>
                        <w:calcOnExit w:val="0"/>
                        <w:checkBox>
                          <w:size w:val="20"/>
                          <w:default w:val="0"/>
                        </w:checkBox>
                      </w:ffData>
                    </w:fldChar>
                  </w:r>
                  <w:r w:rsidRPr="00183897">
                    <w:rPr>
                      <w:rFonts w:ascii="Times New Roman" w:eastAsia="Arial Unicode MS" w:hAnsi="Times New Roman"/>
                      <w:sz w:val="24"/>
                      <w:szCs w:val="24"/>
                    </w:rPr>
                    <w:instrText xml:space="preserve"> FORMCHECKBOX </w:instrText>
                  </w:r>
                  <w:r w:rsidR="002C36C1">
                    <w:rPr>
                      <w:rFonts w:ascii="Times New Roman" w:eastAsia="Arial Unicode MS" w:hAnsi="Times New Roman"/>
                      <w:sz w:val="24"/>
                      <w:szCs w:val="24"/>
                    </w:rPr>
                  </w:r>
                  <w:r w:rsidR="002C36C1">
                    <w:rPr>
                      <w:rFonts w:ascii="Times New Roman" w:eastAsia="Arial Unicode MS" w:hAnsi="Times New Roman"/>
                      <w:sz w:val="24"/>
                      <w:szCs w:val="24"/>
                    </w:rPr>
                    <w:fldChar w:fldCharType="separate"/>
                  </w:r>
                  <w:r w:rsidRPr="00183897">
                    <w:rPr>
                      <w:rFonts w:ascii="Times New Roman" w:eastAsia="Arial Unicode MS" w:hAnsi="Times New Roman"/>
                      <w:sz w:val="24"/>
                      <w:szCs w:val="24"/>
                    </w:rPr>
                    <w:fldChar w:fldCharType="end"/>
                  </w:r>
                  <w:r w:rsidRPr="00183897">
                    <w:rPr>
                      <w:rFonts w:ascii="Times New Roman" w:eastAsia="Arial Unicode MS" w:hAnsi="Times New Roman"/>
                      <w:sz w:val="24"/>
                      <w:szCs w:val="24"/>
                    </w:rPr>
                    <w:t xml:space="preserve"> Chức năng tra cứu trạng thái đơn hàng, thông tin lịch sử đơn hàng</w:t>
                  </w:r>
                  <w:r w:rsidR="003A6BC8">
                    <w:rPr>
                      <w:rFonts w:ascii="Times New Roman" w:eastAsia="Arial Unicode MS" w:hAnsi="Times New Roman"/>
                      <w:sz w:val="24"/>
                      <w:szCs w:val="24"/>
                    </w:rPr>
                    <w:t>;</w:t>
                  </w:r>
                </w:p>
                <w:p w14:paraId="1CCE4839" w14:textId="1FD48F83" w:rsidR="00A16B6C" w:rsidRPr="00183897" w:rsidRDefault="00A16B6C" w:rsidP="00443D50">
                  <w:pPr>
                    <w:pStyle w:val="Caption1"/>
                    <w:widowControl w:val="0"/>
                    <w:snapToGrid w:val="0"/>
                    <w:spacing w:before="0" w:after="120" w:line="276" w:lineRule="auto"/>
                    <w:ind w:left="1080" w:hanging="270"/>
                    <w:jc w:val="both"/>
                    <w:rPr>
                      <w:rFonts w:ascii="Times New Roman" w:hAnsi="Times New Roman"/>
                      <w:sz w:val="24"/>
                      <w:szCs w:val="24"/>
                      <w:lang w:val="pt-BR" w:eastAsia="vi-VN"/>
                    </w:rPr>
                  </w:pPr>
                  <w:r w:rsidRPr="00183897">
                    <w:rPr>
                      <w:rFonts w:ascii="Times New Roman" w:eastAsia="Arial Unicode MS" w:hAnsi="Times New Roman"/>
                      <w:sz w:val="24"/>
                      <w:szCs w:val="24"/>
                    </w:rPr>
                    <w:fldChar w:fldCharType="begin">
                      <w:ffData>
                        <w:name w:val="Check1"/>
                        <w:enabled/>
                        <w:calcOnExit w:val="0"/>
                        <w:checkBox>
                          <w:size w:val="20"/>
                          <w:default w:val="0"/>
                        </w:checkBox>
                      </w:ffData>
                    </w:fldChar>
                  </w:r>
                  <w:r w:rsidRPr="00183897">
                    <w:rPr>
                      <w:rFonts w:ascii="Times New Roman" w:eastAsia="Arial Unicode MS" w:hAnsi="Times New Roman"/>
                      <w:sz w:val="24"/>
                      <w:szCs w:val="24"/>
                    </w:rPr>
                    <w:instrText xml:space="preserve"> FORMCHECKBOX </w:instrText>
                  </w:r>
                  <w:r w:rsidR="002C36C1">
                    <w:rPr>
                      <w:rFonts w:ascii="Times New Roman" w:eastAsia="Arial Unicode MS" w:hAnsi="Times New Roman"/>
                      <w:sz w:val="24"/>
                      <w:szCs w:val="24"/>
                    </w:rPr>
                  </w:r>
                  <w:r w:rsidR="002C36C1">
                    <w:rPr>
                      <w:rFonts w:ascii="Times New Roman" w:eastAsia="Arial Unicode MS" w:hAnsi="Times New Roman"/>
                      <w:sz w:val="24"/>
                      <w:szCs w:val="24"/>
                    </w:rPr>
                    <w:fldChar w:fldCharType="separate"/>
                  </w:r>
                  <w:r w:rsidRPr="00183897">
                    <w:rPr>
                      <w:rFonts w:ascii="Times New Roman" w:eastAsia="Arial Unicode MS" w:hAnsi="Times New Roman"/>
                      <w:sz w:val="24"/>
                      <w:szCs w:val="24"/>
                    </w:rPr>
                    <w:fldChar w:fldCharType="end"/>
                  </w:r>
                  <w:r w:rsidRPr="00183897">
                    <w:rPr>
                      <w:rFonts w:ascii="Times New Roman" w:eastAsia="Arial Unicode MS" w:hAnsi="Times New Roman"/>
                      <w:sz w:val="24"/>
                      <w:szCs w:val="24"/>
                    </w:rPr>
                    <w:t xml:space="preserve"> </w:t>
                  </w:r>
                  <w:r w:rsidRPr="00183897">
                    <w:rPr>
                      <w:rFonts w:ascii="Times New Roman" w:hAnsi="Times New Roman"/>
                      <w:sz w:val="24"/>
                      <w:szCs w:val="24"/>
                      <w:lang w:val="pt-BR" w:eastAsia="vi-VN"/>
                    </w:rPr>
                    <w:t>Thông tin giấy chứng nhận đăng ký kinh doanh hoặc quyết định thành lập (Số, ngày cấp, nơi cấp/đơn vị cấp) của ĐVCNT</w:t>
                  </w:r>
                  <w:r w:rsidR="00061194">
                    <w:rPr>
                      <w:rFonts w:ascii="Times New Roman" w:hAnsi="Times New Roman"/>
                      <w:sz w:val="24"/>
                      <w:szCs w:val="24"/>
                      <w:lang w:val="pt-BR" w:eastAsia="vi-VN"/>
                    </w:rPr>
                    <w:t>T</w:t>
                  </w:r>
                  <w:r w:rsidR="003A6BC8">
                    <w:rPr>
                      <w:rFonts w:ascii="Times New Roman" w:hAnsi="Times New Roman"/>
                      <w:sz w:val="24"/>
                      <w:szCs w:val="24"/>
                      <w:lang w:val="pt-BR" w:eastAsia="vi-VN"/>
                    </w:rPr>
                    <w:t>;</w:t>
                  </w:r>
                </w:p>
                <w:p w14:paraId="30B585CE" w14:textId="7118755A" w:rsidR="00A16B6C" w:rsidRPr="00183897" w:rsidRDefault="00A16B6C" w:rsidP="00443D50">
                  <w:pPr>
                    <w:pStyle w:val="Caption1"/>
                    <w:widowControl w:val="0"/>
                    <w:snapToGrid w:val="0"/>
                    <w:spacing w:before="0" w:after="120" w:line="276" w:lineRule="auto"/>
                    <w:ind w:left="1080" w:hanging="270"/>
                    <w:jc w:val="both"/>
                    <w:rPr>
                      <w:rFonts w:ascii="Times New Roman" w:eastAsia="Arial Unicode MS" w:hAnsi="Times New Roman"/>
                      <w:sz w:val="24"/>
                      <w:szCs w:val="24"/>
                      <w:lang w:val="pt-BR"/>
                    </w:rPr>
                  </w:pPr>
                  <w:r w:rsidRPr="00183897">
                    <w:rPr>
                      <w:rFonts w:ascii="Times New Roman" w:eastAsia="Arial Unicode MS" w:hAnsi="Times New Roman"/>
                      <w:sz w:val="24"/>
                      <w:szCs w:val="24"/>
                    </w:rPr>
                    <w:fldChar w:fldCharType="begin">
                      <w:ffData>
                        <w:name w:val="Check1"/>
                        <w:enabled/>
                        <w:calcOnExit w:val="0"/>
                        <w:checkBox>
                          <w:size w:val="20"/>
                          <w:default w:val="0"/>
                        </w:checkBox>
                      </w:ffData>
                    </w:fldChar>
                  </w:r>
                  <w:r w:rsidRPr="00183897">
                    <w:rPr>
                      <w:rFonts w:ascii="Times New Roman" w:eastAsia="Arial Unicode MS" w:hAnsi="Times New Roman"/>
                      <w:sz w:val="24"/>
                      <w:szCs w:val="24"/>
                      <w:lang w:val="pt-BR"/>
                    </w:rPr>
                    <w:instrText xml:space="preserve"> FORMCHECKBOX </w:instrText>
                  </w:r>
                  <w:r w:rsidR="002C36C1">
                    <w:rPr>
                      <w:rFonts w:ascii="Times New Roman" w:eastAsia="Arial Unicode MS" w:hAnsi="Times New Roman"/>
                      <w:sz w:val="24"/>
                      <w:szCs w:val="24"/>
                    </w:rPr>
                  </w:r>
                  <w:r w:rsidR="002C36C1">
                    <w:rPr>
                      <w:rFonts w:ascii="Times New Roman" w:eastAsia="Arial Unicode MS" w:hAnsi="Times New Roman"/>
                      <w:sz w:val="24"/>
                      <w:szCs w:val="24"/>
                    </w:rPr>
                    <w:fldChar w:fldCharType="separate"/>
                  </w:r>
                  <w:r w:rsidRPr="00183897">
                    <w:rPr>
                      <w:rFonts w:ascii="Times New Roman" w:eastAsia="Arial Unicode MS" w:hAnsi="Times New Roman"/>
                      <w:sz w:val="24"/>
                      <w:szCs w:val="24"/>
                    </w:rPr>
                    <w:fldChar w:fldCharType="end"/>
                  </w:r>
                  <w:r w:rsidRPr="00183897">
                    <w:rPr>
                      <w:rFonts w:ascii="Times New Roman" w:hAnsi="Times New Roman"/>
                      <w:sz w:val="24"/>
                      <w:szCs w:val="24"/>
                      <w:lang w:val="pt-BR" w:eastAsia="vi-VN"/>
                    </w:rPr>
                    <w:t xml:space="preserve"> Thông tin số, ngày cấp và nơi cấp giấy chứng nhận đủ điều kiện kinh doanh đối với hàng hóa, dịch vụ trong trường hợp pháp luật quy định phải có giấy chứng nhận đủ điều kiện kinh doanh (áp dụng đối với thương nhân </w:t>
                  </w:r>
                  <w:r w:rsidR="00706646">
                    <w:rPr>
                      <w:rFonts w:ascii="Times New Roman" w:hAnsi="Times New Roman"/>
                      <w:sz w:val="24"/>
                      <w:szCs w:val="24"/>
                      <w:lang w:val="pt-BR"/>
                    </w:rPr>
                    <w:t>thiết lập website/ứng dụng</w:t>
                  </w:r>
                  <w:r w:rsidRPr="00183897">
                    <w:rPr>
                      <w:rFonts w:ascii="Times New Roman" w:hAnsi="Times New Roman"/>
                      <w:sz w:val="24"/>
                      <w:szCs w:val="24"/>
                      <w:lang w:val="pt-BR"/>
                    </w:rPr>
                    <w:t>)</w:t>
                  </w:r>
                  <w:r w:rsidR="003A6BC8">
                    <w:rPr>
                      <w:rFonts w:ascii="Times New Roman" w:hAnsi="Times New Roman"/>
                      <w:sz w:val="24"/>
                      <w:szCs w:val="24"/>
                      <w:lang w:val="pt-BR"/>
                    </w:rPr>
                    <w:t>;</w:t>
                  </w:r>
                </w:p>
              </w:tc>
            </w:tr>
            <w:tr w:rsidR="00A16B6C" w:rsidRPr="00183897" w14:paraId="5E162816" w14:textId="77777777" w:rsidTr="00443D50">
              <w:trPr>
                <w:cantSplit/>
                <w:trHeight w:val="457"/>
              </w:trPr>
              <w:tc>
                <w:tcPr>
                  <w:tcW w:w="9617" w:type="dxa"/>
                </w:tcPr>
                <w:p w14:paraId="70D608A2" w14:textId="086A0301" w:rsidR="00A16B6C" w:rsidRPr="00183897" w:rsidRDefault="00A16B6C" w:rsidP="00443D50">
                  <w:pPr>
                    <w:pStyle w:val="Caption1"/>
                    <w:widowControl w:val="0"/>
                    <w:snapToGrid w:val="0"/>
                    <w:spacing w:before="0" w:after="0" w:line="276" w:lineRule="auto"/>
                    <w:ind w:left="1080" w:hanging="270"/>
                    <w:jc w:val="both"/>
                    <w:rPr>
                      <w:rFonts w:ascii="Times New Roman" w:eastAsia="Arial Unicode MS" w:hAnsi="Times New Roman"/>
                      <w:sz w:val="24"/>
                      <w:szCs w:val="24"/>
                      <w:lang w:val="pt-BR"/>
                    </w:rPr>
                  </w:pPr>
                  <w:r w:rsidRPr="00183897">
                    <w:rPr>
                      <w:rFonts w:ascii="Times New Roman" w:eastAsia="Arial Unicode MS" w:hAnsi="Times New Roman"/>
                      <w:sz w:val="24"/>
                      <w:szCs w:val="24"/>
                    </w:rPr>
                    <w:fldChar w:fldCharType="begin">
                      <w:ffData>
                        <w:name w:val="Check1"/>
                        <w:enabled/>
                        <w:calcOnExit w:val="0"/>
                        <w:checkBox>
                          <w:size w:val="20"/>
                          <w:default w:val="0"/>
                        </w:checkBox>
                      </w:ffData>
                    </w:fldChar>
                  </w:r>
                  <w:r w:rsidRPr="00183897">
                    <w:rPr>
                      <w:rFonts w:ascii="Times New Roman" w:eastAsia="Arial Unicode MS" w:hAnsi="Times New Roman"/>
                      <w:sz w:val="24"/>
                      <w:szCs w:val="24"/>
                      <w:lang w:val="pt-BR"/>
                    </w:rPr>
                    <w:instrText xml:space="preserve"> FORMCHECKBOX </w:instrText>
                  </w:r>
                  <w:r w:rsidR="002C36C1">
                    <w:rPr>
                      <w:rFonts w:ascii="Times New Roman" w:eastAsia="Arial Unicode MS" w:hAnsi="Times New Roman"/>
                      <w:sz w:val="24"/>
                      <w:szCs w:val="24"/>
                    </w:rPr>
                  </w:r>
                  <w:r w:rsidR="002C36C1">
                    <w:rPr>
                      <w:rFonts w:ascii="Times New Roman" w:eastAsia="Arial Unicode MS" w:hAnsi="Times New Roman"/>
                      <w:sz w:val="24"/>
                      <w:szCs w:val="24"/>
                    </w:rPr>
                    <w:fldChar w:fldCharType="separate"/>
                  </w:r>
                  <w:r w:rsidRPr="00183897">
                    <w:rPr>
                      <w:rFonts w:ascii="Times New Roman" w:eastAsia="Arial Unicode MS" w:hAnsi="Times New Roman"/>
                      <w:sz w:val="24"/>
                      <w:szCs w:val="24"/>
                    </w:rPr>
                    <w:fldChar w:fldCharType="end"/>
                  </w:r>
                  <w:r w:rsidRPr="00183897">
                    <w:rPr>
                      <w:rFonts w:ascii="Times New Roman" w:eastAsia="Arial Unicode MS" w:hAnsi="Times New Roman"/>
                      <w:sz w:val="24"/>
                      <w:szCs w:val="24"/>
                      <w:lang w:val="pt-BR"/>
                    </w:rPr>
                    <w:t xml:space="preserve"> Thông tin liên lạc của ĐVCNT</w:t>
                  </w:r>
                  <w:r w:rsidR="00061194">
                    <w:rPr>
                      <w:rFonts w:ascii="Times New Roman" w:eastAsia="Arial Unicode MS" w:hAnsi="Times New Roman"/>
                      <w:sz w:val="24"/>
                      <w:szCs w:val="24"/>
                      <w:lang w:val="pt-BR"/>
                    </w:rPr>
                    <w:t>T</w:t>
                  </w:r>
                  <w:r w:rsidRPr="00183897">
                    <w:rPr>
                      <w:rFonts w:ascii="Times New Roman" w:eastAsia="Arial Unicode MS" w:hAnsi="Times New Roman"/>
                      <w:sz w:val="24"/>
                      <w:szCs w:val="24"/>
                      <w:lang w:val="pt-BR"/>
                    </w:rPr>
                    <w:t xml:space="preserve"> (địa chỉ trụ sở chính, địa chỉ email và số điện thoại)</w:t>
                  </w:r>
                  <w:r w:rsidR="003A6BC8">
                    <w:rPr>
                      <w:rFonts w:ascii="Times New Roman" w:eastAsia="Arial Unicode MS" w:hAnsi="Times New Roman"/>
                      <w:sz w:val="24"/>
                      <w:szCs w:val="24"/>
                      <w:lang w:val="pt-BR"/>
                    </w:rPr>
                    <w:t>;</w:t>
                  </w:r>
                </w:p>
              </w:tc>
            </w:tr>
            <w:tr w:rsidR="00A16B6C" w:rsidRPr="00183897" w14:paraId="67E01CC6" w14:textId="77777777" w:rsidTr="00443D50">
              <w:trPr>
                <w:cantSplit/>
                <w:trHeight w:val="390"/>
              </w:trPr>
              <w:tc>
                <w:tcPr>
                  <w:tcW w:w="9617" w:type="dxa"/>
                </w:tcPr>
                <w:p w14:paraId="130CA9F0" w14:textId="401E32F8" w:rsidR="00A16B6C" w:rsidRPr="00183897" w:rsidRDefault="00A16B6C" w:rsidP="00443D50">
                  <w:pPr>
                    <w:pStyle w:val="Caption1"/>
                    <w:widowControl w:val="0"/>
                    <w:snapToGrid w:val="0"/>
                    <w:spacing w:before="0" w:after="120" w:line="276" w:lineRule="auto"/>
                    <w:ind w:left="1080" w:hanging="270"/>
                    <w:jc w:val="both"/>
                    <w:rPr>
                      <w:rFonts w:ascii="Times New Roman" w:eastAsia="Arial Unicode MS" w:hAnsi="Times New Roman"/>
                      <w:sz w:val="24"/>
                      <w:szCs w:val="24"/>
                      <w:lang w:val="pt-BR"/>
                    </w:rPr>
                  </w:pPr>
                  <w:r w:rsidRPr="00183897">
                    <w:rPr>
                      <w:rFonts w:ascii="Times New Roman" w:eastAsia="Arial Unicode MS" w:hAnsi="Times New Roman"/>
                      <w:sz w:val="24"/>
                      <w:szCs w:val="24"/>
                    </w:rPr>
                    <w:fldChar w:fldCharType="begin">
                      <w:ffData>
                        <w:name w:val="Check1"/>
                        <w:enabled/>
                        <w:calcOnExit w:val="0"/>
                        <w:checkBox>
                          <w:size w:val="20"/>
                          <w:default w:val="0"/>
                        </w:checkBox>
                      </w:ffData>
                    </w:fldChar>
                  </w:r>
                  <w:r w:rsidRPr="00183897">
                    <w:rPr>
                      <w:rFonts w:ascii="Times New Roman" w:eastAsia="Arial Unicode MS" w:hAnsi="Times New Roman"/>
                      <w:sz w:val="24"/>
                      <w:szCs w:val="24"/>
                      <w:lang w:val="pt-BR"/>
                    </w:rPr>
                    <w:instrText xml:space="preserve"> FORMCHECKBOX </w:instrText>
                  </w:r>
                  <w:r w:rsidR="002C36C1">
                    <w:rPr>
                      <w:rFonts w:ascii="Times New Roman" w:eastAsia="Arial Unicode MS" w:hAnsi="Times New Roman"/>
                      <w:sz w:val="24"/>
                      <w:szCs w:val="24"/>
                    </w:rPr>
                  </w:r>
                  <w:r w:rsidR="002C36C1">
                    <w:rPr>
                      <w:rFonts w:ascii="Times New Roman" w:eastAsia="Arial Unicode MS" w:hAnsi="Times New Roman"/>
                      <w:sz w:val="24"/>
                      <w:szCs w:val="24"/>
                    </w:rPr>
                    <w:fldChar w:fldCharType="separate"/>
                  </w:r>
                  <w:r w:rsidRPr="00183897">
                    <w:rPr>
                      <w:rFonts w:ascii="Times New Roman" w:eastAsia="Arial Unicode MS" w:hAnsi="Times New Roman"/>
                      <w:sz w:val="24"/>
                      <w:szCs w:val="24"/>
                    </w:rPr>
                    <w:fldChar w:fldCharType="end"/>
                  </w:r>
                  <w:r w:rsidRPr="00183897">
                    <w:rPr>
                      <w:rFonts w:ascii="Times New Roman" w:eastAsia="Arial Unicode MS" w:hAnsi="Times New Roman"/>
                      <w:sz w:val="24"/>
                      <w:szCs w:val="24"/>
                      <w:lang w:val="pt-BR"/>
                    </w:rPr>
                    <w:t xml:space="preserve"> Tiền tệ giao dịch bằng tiền đồng Việt Nam (VND)</w:t>
                  </w:r>
                  <w:r w:rsidR="003A6BC8">
                    <w:rPr>
                      <w:rFonts w:ascii="Times New Roman" w:eastAsia="Arial Unicode MS" w:hAnsi="Times New Roman"/>
                      <w:sz w:val="24"/>
                      <w:szCs w:val="24"/>
                      <w:lang w:val="pt-BR"/>
                    </w:rPr>
                    <w:t>;</w:t>
                  </w:r>
                </w:p>
              </w:tc>
            </w:tr>
            <w:tr w:rsidR="00A16B6C" w:rsidRPr="00183897" w14:paraId="3449BE38" w14:textId="77777777" w:rsidTr="00443D50">
              <w:trPr>
                <w:cantSplit/>
                <w:trHeight w:val="570"/>
              </w:trPr>
              <w:tc>
                <w:tcPr>
                  <w:tcW w:w="9617" w:type="dxa"/>
                </w:tcPr>
                <w:p w14:paraId="1BBCC7CD" w14:textId="33496D62" w:rsidR="00A16B6C" w:rsidRPr="00183897" w:rsidRDefault="00A16B6C" w:rsidP="00443D50">
                  <w:pPr>
                    <w:pStyle w:val="Caption1"/>
                    <w:widowControl w:val="0"/>
                    <w:snapToGrid w:val="0"/>
                    <w:spacing w:before="0" w:after="120" w:line="276" w:lineRule="auto"/>
                    <w:ind w:left="1080" w:hanging="270"/>
                    <w:jc w:val="both"/>
                    <w:rPr>
                      <w:rFonts w:ascii="Times New Roman" w:eastAsia="Arial Unicode MS" w:hAnsi="Times New Roman"/>
                      <w:sz w:val="24"/>
                      <w:szCs w:val="24"/>
                      <w:lang w:val="pt-BR"/>
                    </w:rPr>
                  </w:pPr>
                  <w:r w:rsidRPr="00183897">
                    <w:rPr>
                      <w:rFonts w:ascii="Times New Roman" w:eastAsia="Arial Unicode MS" w:hAnsi="Times New Roman"/>
                      <w:sz w:val="24"/>
                      <w:szCs w:val="24"/>
                    </w:rPr>
                    <w:fldChar w:fldCharType="begin">
                      <w:ffData>
                        <w:name w:val="Check1"/>
                        <w:enabled/>
                        <w:calcOnExit w:val="0"/>
                        <w:checkBox>
                          <w:size w:val="20"/>
                          <w:default w:val="0"/>
                        </w:checkBox>
                      </w:ffData>
                    </w:fldChar>
                  </w:r>
                  <w:r w:rsidRPr="00183897">
                    <w:rPr>
                      <w:rFonts w:ascii="Times New Roman" w:eastAsia="Arial Unicode MS" w:hAnsi="Times New Roman"/>
                      <w:sz w:val="24"/>
                      <w:szCs w:val="24"/>
                      <w:lang w:val="pt-BR"/>
                    </w:rPr>
                    <w:instrText xml:space="preserve"> FORMCHECKBOX </w:instrText>
                  </w:r>
                  <w:r w:rsidR="002C36C1">
                    <w:rPr>
                      <w:rFonts w:ascii="Times New Roman" w:eastAsia="Arial Unicode MS" w:hAnsi="Times New Roman"/>
                      <w:sz w:val="24"/>
                      <w:szCs w:val="24"/>
                    </w:rPr>
                  </w:r>
                  <w:r w:rsidR="002C36C1">
                    <w:rPr>
                      <w:rFonts w:ascii="Times New Roman" w:eastAsia="Arial Unicode MS" w:hAnsi="Times New Roman"/>
                      <w:sz w:val="24"/>
                      <w:szCs w:val="24"/>
                    </w:rPr>
                    <w:fldChar w:fldCharType="separate"/>
                  </w:r>
                  <w:r w:rsidRPr="00183897">
                    <w:rPr>
                      <w:rFonts w:ascii="Times New Roman" w:eastAsia="Arial Unicode MS" w:hAnsi="Times New Roman"/>
                      <w:sz w:val="24"/>
                      <w:szCs w:val="24"/>
                    </w:rPr>
                    <w:fldChar w:fldCharType="end"/>
                  </w:r>
                  <w:r w:rsidRPr="00183897">
                    <w:rPr>
                      <w:rFonts w:ascii="Times New Roman" w:eastAsia="Arial Unicode MS" w:hAnsi="Times New Roman"/>
                      <w:sz w:val="24"/>
                      <w:szCs w:val="24"/>
                      <w:lang w:val="pt-BR"/>
                    </w:rPr>
                    <w:t xml:space="preserve"> Thể hiện tên đất nước của ĐVCNT</w:t>
                  </w:r>
                  <w:r w:rsidR="00061194">
                    <w:rPr>
                      <w:rFonts w:ascii="Times New Roman" w:eastAsia="Arial Unicode MS" w:hAnsi="Times New Roman"/>
                      <w:sz w:val="24"/>
                      <w:szCs w:val="24"/>
                      <w:lang w:val="pt-BR"/>
                    </w:rPr>
                    <w:t>T</w:t>
                  </w:r>
                  <w:r w:rsidRPr="00183897">
                    <w:rPr>
                      <w:rFonts w:ascii="Times New Roman" w:eastAsia="Arial Unicode MS" w:hAnsi="Times New Roman"/>
                      <w:sz w:val="24"/>
                      <w:szCs w:val="24"/>
                      <w:lang w:val="pt-BR"/>
                    </w:rPr>
                    <w:t xml:space="preserve"> (Vietnam) vào thời điểm lựa chọn thanh toán hiện tại cho Chủ thẻ</w:t>
                  </w:r>
                  <w:r w:rsidR="003A6BC8">
                    <w:rPr>
                      <w:rFonts w:ascii="Times New Roman" w:eastAsia="Arial Unicode MS" w:hAnsi="Times New Roman"/>
                      <w:sz w:val="24"/>
                      <w:szCs w:val="24"/>
                      <w:lang w:val="pt-BR"/>
                    </w:rPr>
                    <w:t>;</w:t>
                  </w:r>
                </w:p>
              </w:tc>
            </w:tr>
            <w:tr w:rsidR="00A16B6C" w:rsidRPr="00183897" w14:paraId="56C1B80F" w14:textId="77777777" w:rsidTr="00443D50">
              <w:trPr>
                <w:cantSplit/>
                <w:trHeight w:val="390"/>
              </w:trPr>
              <w:tc>
                <w:tcPr>
                  <w:tcW w:w="9617" w:type="dxa"/>
                </w:tcPr>
                <w:p w14:paraId="0C132D68" w14:textId="6F8E1B01" w:rsidR="00A16B6C" w:rsidRPr="00183897" w:rsidRDefault="00A16B6C" w:rsidP="00443D50">
                  <w:pPr>
                    <w:pStyle w:val="Caption1"/>
                    <w:widowControl w:val="0"/>
                    <w:snapToGrid w:val="0"/>
                    <w:spacing w:before="0" w:after="120" w:line="276" w:lineRule="auto"/>
                    <w:ind w:left="1080" w:hanging="270"/>
                    <w:jc w:val="both"/>
                    <w:rPr>
                      <w:rFonts w:ascii="Times New Roman" w:eastAsia="Arial Unicode MS" w:hAnsi="Times New Roman"/>
                      <w:sz w:val="24"/>
                      <w:szCs w:val="24"/>
                      <w:lang w:val="pt-BR"/>
                    </w:rPr>
                  </w:pPr>
                  <w:r w:rsidRPr="00183897">
                    <w:rPr>
                      <w:rFonts w:ascii="Times New Roman" w:eastAsia="Arial Unicode MS" w:hAnsi="Times New Roman"/>
                      <w:sz w:val="24"/>
                      <w:szCs w:val="24"/>
                    </w:rPr>
                    <w:fldChar w:fldCharType="begin">
                      <w:ffData>
                        <w:name w:val="Check1"/>
                        <w:enabled/>
                        <w:calcOnExit w:val="0"/>
                        <w:checkBox>
                          <w:size w:val="20"/>
                          <w:default w:val="0"/>
                        </w:checkBox>
                      </w:ffData>
                    </w:fldChar>
                  </w:r>
                  <w:r w:rsidRPr="00183897">
                    <w:rPr>
                      <w:rFonts w:ascii="Times New Roman" w:eastAsia="Arial Unicode MS" w:hAnsi="Times New Roman"/>
                      <w:sz w:val="24"/>
                      <w:szCs w:val="24"/>
                      <w:lang w:val="pt-BR"/>
                    </w:rPr>
                    <w:instrText xml:space="preserve"> FORMCHECKBOX </w:instrText>
                  </w:r>
                  <w:r w:rsidR="002C36C1">
                    <w:rPr>
                      <w:rFonts w:ascii="Times New Roman" w:eastAsia="Arial Unicode MS" w:hAnsi="Times New Roman"/>
                      <w:sz w:val="24"/>
                      <w:szCs w:val="24"/>
                    </w:rPr>
                  </w:r>
                  <w:r w:rsidR="002C36C1">
                    <w:rPr>
                      <w:rFonts w:ascii="Times New Roman" w:eastAsia="Arial Unicode MS" w:hAnsi="Times New Roman"/>
                      <w:sz w:val="24"/>
                      <w:szCs w:val="24"/>
                    </w:rPr>
                    <w:fldChar w:fldCharType="separate"/>
                  </w:r>
                  <w:r w:rsidRPr="00183897">
                    <w:rPr>
                      <w:rFonts w:ascii="Times New Roman" w:eastAsia="Arial Unicode MS" w:hAnsi="Times New Roman"/>
                      <w:sz w:val="24"/>
                      <w:szCs w:val="24"/>
                    </w:rPr>
                    <w:fldChar w:fldCharType="end"/>
                  </w:r>
                  <w:r w:rsidRPr="00183897">
                    <w:rPr>
                      <w:rFonts w:ascii="Times New Roman" w:eastAsia="Arial Unicode MS" w:hAnsi="Times New Roman"/>
                      <w:sz w:val="24"/>
                      <w:szCs w:val="24"/>
                      <w:lang w:val="pt-BR"/>
                    </w:rPr>
                    <w:t xml:space="preserve"> Mô tả luật Việt Nam liên quan đến xuất khẩu và/hoặc giới hạn pháp luật (Nếu có)</w:t>
                  </w:r>
                  <w:r w:rsidR="00E9639E">
                    <w:rPr>
                      <w:rFonts w:ascii="Times New Roman" w:eastAsia="Arial Unicode MS" w:hAnsi="Times New Roman"/>
                      <w:sz w:val="24"/>
                      <w:szCs w:val="24"/>
                      <w:lang w:val="pt-BR"/>
                    </w:rPr>
                    <w:t>;</w:t>
                  </w:r>
                </w:p>
              </w:tc>
            </w:tr>
            <w:tr w:rsidR="00A16B6C" w:rsidRPr="00183897" w14:paraId="1BF00AE1" w14:textId="77777777" w:rsidTr="00443D50">
              <w:trPr>
                <w:cantSplit/>
                <w:trHeight w:val="390"/>
              </w:trPr>
              <w:tc>
                <w:tcPr>
                  <w:tcW w:w="9617" w:type="dxa"/>
                </w:tcPr>
                <w:p w14:paraId="60BF0A03" w14:textId="63A29270" w:rsidR="00A16B6C" w:rsidRPr="00183897" w:rsidRDefault="00A16B6C" w:rsidP="00443D50">
                  <w:pPr>
                    <w:pStyle w:val="Caption1"/>
                    <w:widowControl w:val="0"/>
                    <w:snapToGrid w:val="0"/>
                    <w:spacing w:before="0" w:after="120" w:line="276" w:lineRule="auto"/>
                    <w:ind w:left="1080" w:hanging="270"/>
                    <w:jc w:val="both"/>
                    <w:rPr>
                      <w:rFonts w:ascii="Times New Roman" w:eastAsia="Arial Unicode MS" w:hAnsi="Times New Roman"/>
                      <w:sz w:val="24"/>
                      <w:szCs w:val="24"/>
                      <w:lang w:val="pt-BR"/>
                    </w:rPr>
                  </w:pPr>
                  <w:r w:rsidRPr="00183897">
                    <w:rPr>
                      <w:rFonts w:ascii="Times New Roman" w:eastAsia="Arial Unicode MS" w:hAnsi="Times New Roman"/>
                      <w:sz w:val="24"/>
                      <w:szCs w:val="24"/>
                    </w:rPr>
                    <w:fldChar w:fldCharType="begin">
                      <w:ffData>
                        <w:name w:val="Check1"/>
                        <w:enabled/>
                        <w:calcOnExit w:val="0"/>
                        <w:checkBox>
                          <w:size w:val="20"/>
                          <w:default w:val="0"/>
                        </w:checkBox>
                      </w:ffData>
                    </w:fldChar>
                  </w:r>
                  <w:r w:rsidRPr="00183897">
                    <w:rPr>
                      <w:rFonts w:ascii="Times New Roman" w:eastAsia="Arial Unicode MS" w:hAnsi="Times New Roman"/>
                      <w:sz w:val="24"/>
                      <w:szCs w:val="24"/>
                      <w:lang w:val="pt-BR"/>
                    </w:rPr>
                    <w:instrText xml:space="preserve"> FORMCHECKBOX </w:instrText>
                  </w:r>
                  <w:r w:rsidR="002C36C1">
                    <w:rPr>
                      <w:rFonts w:ascii="Times New Roman" w:eastAsia="Arial Unicode MS" w:hAnsi="Times New Roman"/>
                      <w:sz w:val="24"/>
                      <w:szCs w:val="24"/>
                    </w:rPr>
                  </w:r>
                  <w:r w:rsidR="002C36C1">
                    <w:rPr>
                      <w:rFonts w:ascii="Times New Roman" w:eastAsia="Arial Unicode MS" w:hAnsi="Times New Roman"/>
                      <w:sz w:val="24"/>
                      <w:szCs w:val="24"/>
                    </w:rPr>
                    <w:fldChar w:fldCharType="separate"/>
                  </w:r>
                  <w:r w:rsidRPr="00183897">
                    <w:rPr>
                      <w:rFonts w:ascii="Times New Roman" w:eastAsia="Arial Unicode MS" w:hAnsi="Times New Roman"/>
                      <w:sz w:val="24"/>
                      <w:szCs w:val="24"/>
                    </w:rPr>
                    <w:fldChar w:fldCharType="end"/>
                  </w:r>
                  <w:r w:rsidRPr="00183897">
                    <w:rPr>
                      <w:rFonts w:ascii="Times New Roman" w:eastAsia="Arial Unicode MS" w:hAnsi="Times New Roman"/>
                      <w:sz w:val="24"/>
                      <w:szCs w:val="24"/>
                      <w:lang w:val="pt-BR"/>
                    </w:rPr>
                    <w:t xml:space="preserve"> Thông tin khác (nếu có cần nêu rõ)</w:t>
                  </w:r>
                  <w:r w:rsidR="003A6BC8">
                    <w:rPr>
                      <w:rFonts w:ascii="Times New Roman" w:eastAsia="Arial Unicode MS" w:hAnsi="Times New Roman"/>
                      <w:sz w:val="24"/>
                      <w:szCs w:val="24"/>
                      <w:lang w:val="pt-BR"/>
                    </w:rPr>
                    <w:t>.</w:t>
                  </w:r>
                  <w:r w:rsidRPr="00183897">
                    <w:rPr>
                      <w:rFonts w:ascii="Times New Roman" w:eastAsia="Arial Unicode MS" w:hAnsi="Times New Roman"/>
                      <w:sz w:val="24"/>
                      <w:szCs w:val="24"/>
                      <w:lang w:val="pt-BR"/>
                    </w:rPr>
                    <w:t>__________________________________________</w:t>
                  </w:r>
                </w:p>
              </w:tc>
            </w:tr>
          </w:tbl>
          <w:p w14:paraId="0400AF2A" w14:textId="656E9F27" w:rsidR="005B0578" w:rsidRDefault="005B0578" w:rsidP="00291D2E">
            <w:pPr>
              <w:tabs>
                <w:tab w:val="left" w:leader="dot" w:pos="9000"/>
              </w:tabs>
              <w:spacing w:before="120" w:after="120" w:line="300" w:lineRule="exact"/>
              <w:ind w:firstLine="360"/>
              <w:jc w:val="both"/>
              <w:rPr>
                <w:b/>
                <w:sz w:val="24"/>
                <w:szCs w:val="24"/>
              </w:rPr>
            </w:pPr>
            <w:r>
              <w:rPr>
                <w:b/>
                <w:sz w:val="24"/>
                <w:szCs w:val="24"/>
              </w:rPr>
              <w:t>H</w:t>
            </w:r>
            <w:r w:rsidRPr="00862B44">
              <w:rPr>
                <w:b/>
                <w:sz w:val="24"/>
                <w:szCs w:val="24"/>
              </w:rPr>
              <w:t xml:space="preserve">oạt </w:t>
            </w:r>
            <w:r w:rsidRPr="00291D2E">
              <w:rPr>
                <w:b/>
                <w:sz w:val="24"/>
                <w:szCs w:val="24"/>
                <w:lang w:val="vi-VN"/>
              </w:rPr>
              <w:t>động</w:t>
            </w:r>
            <w:r w:rsidRPr="00862B44">
              <w:rPr>
                <w:b/>
                <w:sz w:val="24"/>
                <w:szCs w:val="24"/>
              </w:rPr>
              <w:t xml:space="preserve"> kinh doanh:</w:t>
            </w:r>
          </w:p>
          <w:p w14:paraId="0E05C7B1" w14:textId="6F2AE71D" w:rsidR="00291D2E" w:rsidRPr="00291D2E" w:rsidRDefault="00291D2E" w:rsidP="00291D2E">
            <w:pPr>
              <w:pStyle w:val="ListParagraph"/>
              <w:numPr>
                <w:ilvl w:val="0"/>
                <w:numId w:val="29"/>
              </w:numPr>
              <w:tabs>
                <w:tab w:val="left" w:leader="dot" w:pos="9000"/>
              </w:tabs>
              <w:spacing w:before="120" w:after="120" w:line="300" w:lineRule="exact"/>
              <w:contextualSpacing w:val="0"/>
              <w:jc w:val="both"/>
              <w:rPr>
                <w:rFonts w:ascii="Times New Roman" w:hAnsi="Times New Roman"/>
                <w:sz w:val="24"/>
                <w:szCs w:val="24"/>
              </w:rPr>
            </w:pPr>
            <w:r w:rsidRPr="00291D2E">
              <w:rPr>
                <w:rFonts w:ascii="Times New Roman" w:hAnsi="Times New Roman"/>
                <w:sz w:val="24"/>
                <w:szCs w:val="24"/>
                <w:lang w:val="en-US"/>
              </w:rPr>
              <w:t>Thời gian hoạt động:</w:t>
            </w:r>
            <w:r w:rsidRPr="00487860">
              <w:rPr>
                <w:b/>
                <w:sz w:val="24"/>
                <w:szCs w:val="24"/>
              </w:rPr>
              <w:t xml:space="preserve"> </w:t>
            </w:r>
            <w:r w:rsidRPr="00487860">
              <w:rPr>
                <w:b/>
                <w:sz w:val="24"/>
                <w:szCs w:val="24"/>
              </w:rPr>
              <w:sym w:font="Wingdings" w:char="F071"/>
            </w:r>
            <w:r w:rsidRPr="00C1695A">
              <w:rPr>
                <w:b/>
                <w:sz w:val="24"/>
                <w:szCs w:val="24"/>
              </w:rPr>
              <w:t xml:space="preserve"> </w:t>
            </w:r>
            <w:r>
              <w:rPr>
                <w:rFonts w:ascii="Times New Roman" w:eastAsia="Times New Roman" w:hAnsi="Times New Roman"/>
                <w:sz w:val="24"/>
                <w:szCs w:val="24"/>
                <w:lang w:val="en-US"/>
              </w:rPr>
              <w:t xml:space="preserve">Dưới 1 năm (…….. tháng) </w:t>
            </w:r>
          </w:p>
          <w:p w14:paraId="0BDE7461" w14:textId="7B2B20DD" w:rsidR="00291D2E" w:rsidRDefault="00291D2E" w:rsidP="00291D2E">
            <w:pPr>
              <w:pStyle w:val="ListParagraph"/>
              <w:tabs>
                <w:tab w:val="left" w:leader="dot" w:pos="9000"/>
              </w:tabs>
              <w:spacing w:before="120" w:after="120" w:line="300" w:lineRule="exact"/>
              <w:ind w:left="2806"/>
              <w:contextualSpacing w:val="0"/>
              <w:jc w:val="both"/>
              <w:rPr>
                <w:rFonts w:ascii="Times New Roman" w:eastAsia="Times New Roman" w:hAnsi="Times New Roman"/>
                <w:sz w:val="24"/>
                <w:szCs w:val="24"/>
                <w:lang w:val="en-US"/>
              </w:rPr>
            </w:pPr>
            <w:r w:rsidRPr="00487860">
              <w:rPr>
                <w:b/>
                <w:sz w:val="24"/>
                <w:szCs w:val="24"/>
              </w:rPr>
              <w:sym w:font="Wingdings" w:char="F071"/>
            </w:r>
            <w:r w:rsidRPr="00C1695A">
              <w:rPr>
                <w:b/>
                <w:sz w:val="24"/>
                <w:szCs w:val="24"/>
              </w:rPr>
              <w:t xml:space="preserve"> </w:t>
            </w:r>
            <w:r>
              <w:rPr>
                <w:rFonts w:ascii="Times New Roman" w:eastAsia="Times New Roman" w:hAnsi="Times New Roman"/>
                <w:sz w:val="24"/>
                <w:szCs w:val="24"/>
                <w:lang w:val="en-US"/>
              </w:rPr>
              <w:t>Từ 1 đến 3 năm</w:t>
            </w:r>
          </w:p>
          <w:p w14:paraId="4A2AC295" w14:textId="60B6D0EA" w:rsidR="00291D2E" w:rsidRDefault="00291D2E" w:rsidP="00291D2E">
            <w:pPr>
              <w:pStyle w:val="ListParagraph"/>
              <w:tabs>
                <w:tab w:val="left" w:leader="dot" w:pos="9000"/>
              </w:tabs>
              <w:spacing w:before="120" w:after="120" w:line="300" w:lineRule="exact"/>
              <w:ind w:left="2806"/>
              <w:contextualSpacing w:val="0"/>
              <w:jc w:val="both"/>
              <w:rPr>
                <w:rFonts w:ascii="Times New Roman" w:eastAsia="Times New Roman" w:hAnsi="Times New Roman"/>
                <w:sz w:val="24"/>
                <w:szCs w:val="24"/>
                <w:lang w:val="en-US"/>
              </w:rPr>
            </w:pPr>
            <w:r w:rsidRPr="00487860">
              <w:rPr>
                <w:b/>
                <w:sz w:val="24"/>
                <w:szCs w:val="24"/>
              </w:rPr>
              <w:sym w:font="Wingdings" w:char="F071"/>
            </w:r>
            <w:r w:rsidRPr="00C1695A">
              <w:rPr>
                <w:b/>
                <w:sz w:val="24"/>
                <w:szCs w:val="24"/>
              </w:rPr>
              <w:t xml:space="preserve"> </w:t>
            </w:r>
            <w:r>
              <w:rPr>
                <w:rFonts w:ascii="Times New Roman" w:eastAsia="Times New Roman" w:hAnsi="Times New Roman"/>
                <w:sz w:val="24"/>
                <w:szCs w:val="24"/>
                <w:lang w:val="en-US"/>
              </w:rPr>
              <w:t>Trên 3 năm (……. năm)</w:t>
            </w:r>
          </w:p>
          <w:p w14:paraId="60797CB8" w14:textId="40786D37" w:rsidR="00291D2E" w:rsidRDefault="00291D2E" w:rsidP="00291D2E">
            <w:pPr>
              <w:pStyle w:val="ListParagraph"/>
              <w:numPr>
                <w:ilvl w:val="0"/>
                <w:numId w:val="29"/>
              </w:numPr>
              <w:tabs>
                <w:tab w:val="left" w:leader="dot" w:pos="9000"/>
              </w:tabs>
              <w:spacing w:before="120" w:after="120" w:line="300" w:lineRule="exact"/>
              <w:contextualSpacing w:val="0"/>
              <w:jc w:val="both"/>
              <w:rPr>
                <w:rFonts w:ascii="Times New Roman" w:hAnsi="Times New Roman"/>
                <w:sz w:val="24"/>
                <w:szCs w:val="24"/>
                <w:lang w:val="en-US"/>
              </w:rPr>
            </w:pPr>
            <w:r w:rsidRPr="00291D2E">
              <w:rPr>
                <w:rFonts w:ascii="Times New Roman" w:hAnsi="Times New Roman"/>
                <w:sz w:val="24"/>
                <w:szCs w:val="24"/>
                <w:lang w:val="en-US"/>
              </w:rPr>
              <w:t>Lưu lượng khách hàng nước ngoài giao dịch</w:t>
            </w:r>
            <w:r>
              <w:rPr>
                <w:rFonts w:ascii="Times New Roman" w:hAnsi="Times New Roman"/>
                <w:sz w:val="24"/>
                <w:szCs w:val="24"/>
                <w:lang w:val="en-US"/>
              </w:rPr>
              <w:t>:</w:t>
            </w:r>
          </w:p>
          <w:p w14:paraId="6702BA8F" w14:textId="74DA2392" w:rsidR="00291D2E" w:rsidRDefault="00291D2E" w:rsidP="00291D2E">
            <w:pPr>
              <w:pStyle w:val="ListParagraph"/>
              <w:tabs>
                <w:tab w:val="left" w:leader="dot" w:pos="9000"/>
              </w:tabs>
              <w:spacing w:before="120" w:after="120" w:line="300" w:lineRule="exact"/>
              <w:contextualSpacing w:val="0"/>
              <w:jc w:val="both"/>
              <w:rPr>
                <w:rFonts w:ascii="Times New Roman" w:hAnsi="Times New Roman"/>
                <w:sz w:val="24"/>
                <w:szCs w:val="24"/>
                <w:lang w:val="en-US"/>
              </w:rPr>
            </w:pPr>
            <w:r w:rsidRPr="00291D2E">
              <w:rPr>
                <w:rFonts w:ascii="Times New Roman" w:hAnsi="Times New Roman"/>
                <w:sz w:val="24"/>
                <w:szCs w:val="24"/>
              </w:rPr>
              <w:sym w:font="Wingdings" w:char="F071"/>
            </w:r>
            <w:r w:rsidRPr="00291D2E">
              <w:rPr>
                <w:rFonts w:ascii="Times New Roman" w:hAnsi="Times New Roman"/>
                <w:sz w:val="24"/>
                <w:szCs w:val="24"/>
                <w:lang w:val="en-US"/>
              </w:rPr>
              <w:t xml:space="preserve"> Không có</w:t>
            </w:r>
            <w:r>
              <w:rPr>
                <w:rFonts w:ascii="Times New Roman" w:hAnsi="Times New Roman"/>
                <w:sz w:val="24"/>
                <w:szCs w:val="24"/>
                <w:lang w:val="en-US"/>
              </w:rPr>
              <w:t xml:space="preserve">    </w:t>
            </w:r>
            <w:r w:rsidRPr="00487860">
              <w:rPr>
                <w:b/>
                <w:sz w:val="24"/>
                <w:szCs w:val="24"/>
              </w:rPr>
              <w:t xml:space="preserve"> </w:t>
            </w:r>
            <w:r w:rsidRPr="00291D2E">
              <w:rPr>
                <w:rFonts w:ascii="Times New Roman" w:hAnsi="Times New Roman"/>
                <w:sz w:val="24"/>
                <w:szCs w:val="24"/>
                <w:lang w:val="en-US"/>
              </w:rPr>
              <w:sym w:font="Wingdings" w:char="F071"/>
            </w:r>
            <w:r w:rsidRPr="00291D2E">
              <w:rPr>
                <w:rFonts w:ascii="Times New Roman" w:hAnsi="Times New Roman"/>
                <w:sz w:val="24"/>
                <w:szCs w:val="24"/>
                <w:lang w:val="en-US"/>
              </w:rPr>
              <w:t xml:space="preserve">  Dưới 20% lượng khách giao dịch</w:t>
            </w:r>
          </w:p>
          <w:p w14:paraId="6F939C3F" w14:textId="413404B4" w:rsidR="00291D2E" w:rsidRPr="00291D2E" w:rsidRDefault="00291D2E" w:rsidP="00291D2E">
            <w:pPr>
              <w:pStyle w:val="ListParagraph"/>
              <w:tabs>
                <w:tab w:val="left" w:leader="dot" w:pos="9000"/>
              </w:tabs>
              <w:spacing w:before="120" w:after="120" w:line="300" w:lineRule="exact"/>
              <w:contextualSpacing w:val="0"/>
              <w:jc w:val="both"/>
              <w:rPr>
                <w:rFonts w:ascii="Times New Roman" w:hAnsi="Times New Roman"/>
                <w:sz w:val="24"/>
                <w:szCs w:val="24"/>
                <w:lang w:val="en-US"/>
              </w:rPr>
            </w:pPr>
            <w:r w:rsidRPr="00291D2E">
              <w:rPr>
                <w:rFonts w:ascii="Times New Roman" w:hAnsi="Times New Roman"/>
                <w:sz w:val="24"/>
                <w:szCs w:val="24"/>
                <w:lang w:val="en-US"/>
              </w:rPr>
              <w:sym w:font="Wingdings" w:char="F071"/>
            </w:r>
            <w:r>
              <w:rPr>
                <w:rFonts w:ascii="Times New Roman" w:hAnsi="Times New Roman"/>
                <w:sz w:val="24"/>
                <w:szCs w:val="24"/>
                <w:lang w:val="en-US"/>
              </w:rPr>
              <w:t xml:space="preserve"> </w:t>
            </w:r>
            <w:r w:rsidRPr="00291D2E">
              <w:rPr>
                <w:rFonts w:ascii="Times New Roman" w:hAnsi="Times New Roman"/>
                <w:sz w:val="24"/>
                <w:szCs w:val="24"/>
                <w:lang w:val="en-US"/>
              </w:rPr>
              <w:t>Từ 20-50% lượng khách giao dịch</w:t>
            </w:r>
            <w:r>
              <w:rPr>
                <w:rFonts w:ascii="Times New Roman" w:hAnsi="Times New Roman"/>
                <w:sz w:val="24"/>
                <w:szCs w:val="24"/>
                <w:lang w:val="en-US"/>
              </w:rPr>
              <w:t xml:space="preserve">     </w:t>
            </w:r>
            <w:r w:rsidRPr="009F4600">
              <w:rPr>
                <w:rFonts w:ascii="Times New Roman" w:hAnsi="Times New Roman"/>
                <w:sz w:val="24"/>
                <w:szCs w:val="24"/>
                <w:lang w:val="en-US"/>
              </w:rPr>
              <w:sym w:font="Wingdings" w:char="F071"/>
            </w:r>
            <w:r>
              <w:rPr>
                <w:rFonts w:ascii="Times New Roman" w:hAnsi="Times New Roman"/>
                <w:sz w:val="24"/>
                <w:szCs w:val="24"/>
                <w:lang w:val="en-US"/>
              </w:rPr>
              <w:t xml:space="preserve"> </w:t>
            </w:r>
            <w:r w:rsidRPr="00291D2E">
              <w:rPr>
                <w:rFonts w:ascii="Times New Roman" w:hAnsi="Times New Roman"/>
                <w:sz w:val="24"/>
                <w:szCs w:val="24"/>
                <w:lang w:val="en-US"/>
              </w:rPr>
              <w:t>Trên 50% lượng khách giao dịch</w:t>
            </w:r>
          </w:p>
          <w:p w14:paraId="4F7E6B28" w14:textId="77777777" w:rsidR="00291D2E" w:rsidRDefault="00291D2E" w:rsidP="00291D2E">
            <w:pPr>
              <w:pStyle w:val="ListParagraph"/>
              <w:tabs>
                <w:tab w:val="left" w:leader="dot" w:pos="9000"/>
              </w:tabs>
              <w:spacing w:before="120" w:after="120" w:line="300" w:lineRule="exact"/>
              <w:ind w:left="398"/>
              <w:contextualSpacing w:val="0"/>
              <w:jc w:val="both"/>
              <w:rPr>
                <w:rFonts w:ascii="Times New Roman" w:hAnsi="Times New Roman"/>
                <w:b/>
                <w:sz w:val="24"/>
                <w:szCs w:val="24"/>
              </w:rPr>
            </w:pPr>
            <w:r w:rsidRPr="00291D2E">
              <w:rPr>
                <w:rFonts w:ascii="Times New Roman" w:hAnsi="Times New Roman"/>
                <w:b/>
                <w:sz w:val="24"/>
                <w:szCs w:val="24"/>
              </w:rPr>
              <w:t>Có nhân lực phù hợp để sử dụng MerchantQR theo quy định VPBank</w:t>
            </w:r>
            <w:r w:rsidRPr="00291D2E">
              <w:rPr>
                <w:rFonts w:ascii="Times New Roman" w:hAnsi="Times New Roman"/>
                <w:sz w:val="24"/>
                <w:szCs w:val="24"/>
              </w:rPr>
              <w:t>:</w:t>
            </w:r>
            <w:r w:rsidRPr="00291D2E">
              <w:rPr>
                <w:rFonts w:ascii="Times New Roman" w:hAnsi="Times New Roman"/>
                <w:b/>
                <w:sz w:val="24"/>
                <w:szCs w:val="24"/>
              </w:rPr>
              <w:t xml:space="preserve"> </w:t>
            </w:r>
          </w:p>
          <w:p w14:paraId="38602F23" w14:textId="7CBFE0DA" w:rsidR="00291D2E" w:rsidRDefault="00291D2E" w:rsidP="00291D2E">
            <w:pPr>
              <w:pStyle w:val="ListParagraph"/>
              <w:tabs>
                <w:tab w:val="left" w:leader="dot" w:pos="9000"/>
              </w:tabs>
              <w:spacing w:before="120" w:after="120" w:line="300" w:lineRule="exact"/>
              <w:ind w:left="398"/>
              <w:contextualSpacing w:val="0"/>
              <w:jc w:val="both"/>
              <w:rPr>
                <w:rFonts w:ascii="Times New Roman" w:eastAsia="Times New Roman" w:hAnsi="Times New Roman"/>
                <w:sz w:val="24"/>
                <w:szCs w:val="24"/>
              </w:rPr>
            </w:pPr>
            <w:r w:rsidRPr="00291D2E">
              <w:rPr>
                <w:rFonts w:ascii="Times New Roman" w:hAnsi="Times New Roman"/>
                <w:b/>
                <w:sz w:val="24"/>
                <w:szCs w:val="24"/>
              </w:rPr>
              <w:sym w:font="Wingdings" w:char="F071"/>
            </w:r>
            <w:r w:rsidRPr="00291D2E">
              <w:rPr>
                <w:rFonts w:ascii="Times New Roman" w:hAnsi="Times New Roman"/>
                <w:b/>
                <w:sz w:val="24"/>
                <w:szCs w:val="24"/>
              </w:rPr>
              <w:t xml:space="preserve"> </w:t>
            </w:r>
            <w:r w:rsidRPr="00291D2E">
              <w:rPr>
                <w:rFonts w:ascii="Times New Roman" w:eastAsia="Times New Roman" w:hAnsi="Times New Roman"/>
                <w:sz w:val="24"/>
                <w:szCs w:val="24"/>
              </w:rPr>
              <w:t>Có</w:t>
            </w:r>
            <w:r w:rsidRPr="00291D2E">
              <w:rPr>
                <w:rFonts w:ascii="Times New Roman" w:eastAsia="Times New Roman" w:hAnsi="Times New Roman"/>
                <w:sz w:val="24"/>
                <w:szCs w:val="24"/>
                <w:lang w:val="en-US"/>
              </w:rPr>
              <w:t xml:space="preserve">    </w:t>
            </w:r>
            <w:r w:rsidRPr="00291D2E">
              <w:rPr>
                <w:rFonts w:ascii="Times New Roman" w:hAnsi="Times New Roman"/>
                <w:sz w:val="24"/>
                <w:szCs w:val="24"/>
              </w:rPr>
              <w:sym w:font="Wingdings" w:char="F071"/>
            </w:r>
            <w:r w:rsidRPr="00291D2E">
              <w:rPr>
                <w:rFonts w:ascii="Times New Roman" w:hAnsi="Times New Roman"/>
                <w:sz w:val="24"/>
                <w:szCs w:val="24"/>
              </w:rPr>
              <w:t xml:space="preserve"> </w:t>
            </w:r>
            <w:r w:rsidRPr="00291D2E">
              <w:rPr>
                <w:rFonts w:ascii="Times New Roman" w:eastAsia="Times New Roman" w:hAnsi="Times New Roman"/>
                <w:sz w:val="24"/>
                <w:szCs w:val="24"/>
              </w:rPr>
              <w:t>Không</w:t>
            </w:r>
          </w:p>
          <w:p w14:paraId="68221164" w14:textId="1624B438" w:rsidR="00291D2E" w:rsidRPr="00291D2E" w:rsidRDefault="00291D2E" w:rsidP="00291D2E">
            <w:pPr>
              <w:pStyle w:val="ListParagraph"/>
              <w:tabs>
                <w:tab w:val="left" w:leader="dot" w:pos="9000"/>
              </w:tabs>
              <w:spacing w:before="120" w:after="120" w:line="300" w:lineRule="exact"/>
              <w:ind w:left="398"/>
              <w:contextualSpacing w:val="0"/>
              <w:jc w:val="both"/>
              <w:rPr>
                <w:rFonts w:ascii="Times New Roman" w:hAnsi="Times New Roman"/>
                <w:sz w:val="24"/>
                <w:szCs w:val="24"/>
                <w:lang w:val="en-US"/>
              </w:rPr>
            </w:pPr>
            <w:r>
              <w:rPr>
                <w:rFonts w:ascii="Times New Roman" w:hAnsi="Times New Roman"/>
                <w:b/>
                <w:sz w:val="24"/>
                <w:szCs w:val="24"/>
                <w:lang w:val="en-US"/>
              </w:rPr>
              <w:t>Tình trạng MerchantQR:</w:t>
            </w:r>
          </w:p>
          <w:p w14:paraId="6CE31137" w14:textId="6650E878" w:rsidR="00291D2E" w:rsidRDefault="00291D2E" w:rsidP="00291D2E">
            <w:pPr>
              <w:tabs>
                <w:tab w:val="left" w:leader="dot" w:pos="9000"/>
              </w:tabs>
              <w:spacing w:before="120" w:after="120" w:line="300" w:lineRule="exact"/>
              <w:ind w:firstLine="360"/>
              <w:jc w:val="both"/>
              <w:rPr>
                <w:sz w:val="24"/>
                <w:szCs w:val="24"/>
              </w:rPr>
            </w:pPr>
            <w:r w:rsidRPr="00487860">
              <w:rPr>
                <w:b/>
                <w:sz w:val="24"/>
                <w:szCs w:val="24"/>
              </w:rPr>
              <w:sym w:font="Wingdings" w:char="F071"/>
            </w:r>
            <w:r w:rsidRPr="00C1695A">
              <w:rPr>
                <w:b/>
                <w:sz w:val="24"/>
                <w:szCs w:val="24"/>
              </w:rPr>
              <w:t xml:space="preserve"> </w:t>
            </w:r>
            <w:r>
              <w:rPr>
                <w:sz w:val="24"/>
                <w:szCs w:val="24"/>
              </w:rPr>
              <w:t>Chưa có MerchantQR</w:t>
            </w:r>
          </w:p>
          <w:p w14:paraId="5E223EF9" w14:textId="026CD00D" w:rsidR="00291D2E" w:rsidRDefault="00291D2E" w:rsidP="00291D2E">
            <w:pPr>
              <w:tabs>
                <w:tab w:val="left" w:leader="dot" w:pos="9000"/>
              </w:tabs>
              <w:spacing w:before="120" w:after="120" w:line="300" w:lineRule="exact"/>
              <w:ind w:firstLine="360"/>
              <w:jc w:val="both"/>
              <w:rPr>
                <w:sz w:val="24"/>
                <w:szCs w:val="24"/>
              </w:rPr>
            </w:pPr>
            <w:r w:rsidRPr="00487860">
              <w:rPr>
                <w:b/>
                <w:sz w:val="24"/>
                <w:szCs w:val="24"/>
              </w:rPr>
              <w:sym w:font="Wingdings" w:char="F071"/>
            </w:r>
            <w:r w:rsidRPr="00C1695A">
              <w:rPr>
                <w:b/>
                <w:sz w:val="24"/>
                <w:szCs w:val="24"/>
              </w:rPr>
              <w:t xml:space="preserve"> </w:t>
            </w:r>
            <w:r>
              <w:rPr>
                <w:sz w:val="24"/>
                <w:szCs w:val="24"/>
              </w:rPr>
              <w:t>Đã có MerchantQR, cụ thể:</w:t>
            </w:r>
          </w:p>
          <w:tbl>
            <w:tblPr>
              <w:tblW w:w="9004"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2"/>
              <w:gridCol w:w="2174"/>
              <w:gridCol w:w="2098"/>
              <w:gridCol w:w="2171"/>
              <w:gridCol w:w="1759"/>
            </w:tblGrid>
            <w:tr w:rsidR="00E245B9" w:rsidRPr="00862B44" w14:paraId="11C01A84" w14:textId="77777777" w:rsidTr="002D7215">
              <w:trPr>
                <w:trHeight w:val="669"/>
              </w:trPr>
              <w:tc>
                <w:tcPr>
                  <w:tcW w:w="802" w:type="dxa"/>
                  <w:vAlign w:val="center"/>
                </w:tcPr>
                <w:p w14:paraId="0BB2E551" w14:textId="77777777" w:rsidR="00E245B9" w:rsidRPr="00862B44" w:rsidRDefault="00E245B9" w:rsidP="00291D2E">
                  <w:pPr>
                    <w:tabs>
                      <w:tab w:val="left" w:leader="dot" w:pos="8640"/>
                      <w:tab w:val="left" w:leader="dot" w:pos="9000"/>
                    </w:tabs>
                    <w:spacing w:before="240" w:after="180"/>
                    <w:jc w:val="center"/>
                    <w:rPr>
                      <w:b/>
                      <w:sz w:val="22"/>
                      <w:szCs w:val="22"/>
                    </w:rPr>
                  </w:pPr>
                  <w:r w:rsidRPr="00862B44">
                    <w:rPr>
                      <w:b/>
                      <w:sz w:val="22"/>
                      <w:szCs w:val="22"/>
                    </w:rPr>
                    <w:t>STT</w:t>
                  </w:r>
                </w:p>
              </w:tc>
              <w:tc>
                <w:tcPr>
                  <w:tcW w:w="2174" w:type="dxa"/>
                  <w:vAlign w:val="center"/>
                </w:tcPr>
                <w:p w14:paraId="69141E9A" w14:textId="2E744313" w:rsidR="00E245B9" w:rsidRPr="00862B44" w:rsidRDefault="00E245B9" w:rsidP="00291D2E">
                  <w:pPr>
                    <w:tabs>
                      <w:tab w:val="left" w:leader="dot" w:pos="8640"/>
                      <w:tab w:val="left" w:leader="dot" w:pos="9000"/>
                    </w:tabs>
                    <w:spacing w:before="240" w:after="180"/>
                    <w:jc w:val="center"/>
                    <w:rPr>
                      <w:b/>
                      <w:sz w:val="22"/>
                      <w:szCs w:val="22"/>
                    </w:rPr>
                  </w:pPr>
                  <w:r>
                    <w:rPr>
                      <w:b/>
                      <w:sz w:val="22"/>
                      <w:szCs w:val="22"/>
                    </w:rPr>
                    <w:t>Đơn vị cung cấp MerchantQR</w:t>
                  </w:r>
                </w:p>
              </w:tc>
              <w:tc>
                <w:tcPr>
                  <w:tcW w:w="2098" w:type="dxa"/>
                  <w:vAlign w:val="center"/>
                </w:tcPr>
                <w:p w14:paraId="43E6F367" w14:textId="6D342D97" w:rsidR="00E245B9" w:rsidRPr="00862B44" w:rsidRDefault="00E245B9" w:rsidP="00291D2E">
                  <w:pPr>
                    <w:tabs>
                      <w:tab w:val="left" w:leader="dot" w:pos="8640"/>
                      <w:tab w:val="left" w:leader="dot" w:pos="9000"/>
                    </w:tabs>
                    <w:spacing w:before="240" w:after="180"/>
                    <w:jc w:val="center"/>
                    <w:rPr>
                      <w:b/>
                      <w:sz w:val="22"/>
                      <w:szCs w:val="22"/>
                    </w:rPr>
                  </w:pPr>
                  <w:r>
                    <w:rPr>
                      <w:b/>
                      <w:sz w:val="22"/>
                      <w:szCs w:val="22"/>
                    </w:rPr>
                    <w:t>Doanh thu bình quân/ tháng</w:t>
                  </w:r>
                </w:p>
              </w:tc>
              <w:tc>
                <w:tcPr>
                  <w:tcW w:w="2171" w:type="dxa"/>
                  <w:vAlign w:val="center"/>
                </w:tcPr>
                <w:p w14:paraId="0E14A11F" w14:textId="004DDEB8" w:rsidR="00E245B9" w:rsidRPr="00862B44" w:rsidRDefault="00E245B9" w:rsidP="00CA50FF">
                  <w:pPr>
                    <w:tabs>
                      <w:tab w:val="left" w:leader="dot" w:pos="8640"/>
                      <w:tab w:val="left" w:leader="dot" w:pos="9000"/>
                    </w:tabs>
                    <w:spacing w:before="240" w:after="180"/>
                    <w:jc w:val="center"/>
                    <w:rPr>
                      <w:b/>
                      <w:sz w:val="22"/>
                      <w:szCs w:val="22"/>
                    </w:rPr>
                  </w:pPr>
                  <w:r>
                    <w:rPr>
                      <w:b/>
                      <w:sz w:val="22"/>
                      <w:szCs w:val="22"/>
                    </w:rPr>
                    <w:t>Thời gian triển khai</w:t>
                  </w:r>
                </w:p>
              </w:tc>
              <w:tc>
                <w:tcPr>
                  <w:tcW w:w="1759" w:type="dxa"/>
                  <w:vAlign w:val="center"/>
                </w:tcPr>
                <w:p w14:paraId="4875C88D" w14:textId="4E13E3E1" w:rsidR="00E245B9" w:rsidRPr="00862B44" w:rsidRDefault="00E245B9" w:rsidP="00E04F39">
                  <w:pPr>
                    <w:tabs>
                      <w:tab w:val="left" w:leader="dot" w:pos="8640"/>
                      <w:tab w:val="left" w:leader="dot" w:pos="9000"/>
                    </w:tabs>
                    <w:spacing w:before="240" w:after="180"/>
                    <w:jc w:val="center"/>
                    <w:rPr>
                      <w:b/>
                      <w:sz w:val="22"/>
                      <w:szCs w:val="22"/>
                    </w:rPr>
                  </w:pPr>
                  <w:r>
                    <w:rPr>
                      <w:b/>
                      <w:sz w:val="22"/>
                      <w:szCs w:val="22"/>
                    </w:rPr>
                    <w:t>Số lượng TID/MID</w:t>
                  </w:r>
                </w:p>
              </w:tc>
            </w:tr>
            <w:tr w:rsidR="00E245B9" w:rsidRPr="00862B44" w14:paraId="66316095" w14:textId="77777777" w:rsidTr="002D7215">
              <w:trPr>
                <w:trHeight w:val="803"/>
              </w:trPr>
              <w:tc>
                <w:tcPr>
                  <w:tcW w:w="802" w:type="dxa"/>
                </w:tcPr>
                <w:p w14:paraId="11C5EC9C" w14:textId="77777777" w:rsidR="00E245B9" w:rsidRPr="00862B44" w:rsidRDefault="00E245B9" w:rsidP="00291D2E">
                  <w:pPr>
                    <w:tabs>
                      <w:tab w:val="left" w:leader="dot" w:pos="8640"/>
                      <w:tab w:val="left" w:leader="dot" w:pos="9000"/>
                    </w:tabs>
                    <w:spacing w:before="240" w:after="180"/>
                    <w:jc w:val="center"/>
                    <w:rPr>
                      <w:b/>
                      <w:sz w:val="22"/>
                      <w:szCs w:val="22"/>
                    </w:rPr>
                  </w:pPr>
                  <w:r w:rsidRPr="00862B44">
                    <w:rPr>
                      <w:b/>
                      <w:sz w:val="22"/>
                      <w:szCs w:val="22"/>
                    </w:rPr>
                    <w:t>1</w:t>
                  </w:r>
                </w:p>
              </w:tc>
              <w:tc>
                <w:tcPr>
                  <w:tcW w:w="2174" w:type="dxa"/>
                </w:tcPr>
                <w:p w14:paraId="7112C80D" w14:textId="77777777" w:rsidR="00E245B9" w:rsidRPr="00862B44" w:rsidRDefault="00E245B9" w:rsidP="00291D2E">
                  <w:pPr>
                    <w:tabs>
                      <w:tab w:val="left" w:leader="dot" w:pos="8640"/>
                      <w:tab w:val="left" w:leader="dot" w:pos="9000"/>
                    </w:tabs>
                    <w:spacing w:before="240" w:after="180"/>
                    <w:jc w:val="center"/>
                    <w:rPr>
                      <w:b/>
                      <w:sz w:val="22"/>
                      <w:szCs w:val="22"/>
                    </w:rPr>
                  </w:pPr>
                </w:p>
              </w:tc>
              <w:tc>
                <w:tcPr>
                  <w:tcW w:w="2098" w:type="dxa"/>
                </w:tcPr>
                <w:p w14:paraId="7891A171" w14:textId="77777777" w:rsidR="00E245B9" w:rsidRPr="00862B44" w:rsidRDefault="00E245B9" w:rsidP="00291D2E">
                  <w:pPr>
                    <w:tabs>
                      <w:tab w:val="left" w:leader="dot" w:pos="8640"/>
                      <w:tab w:val="left" w:leader="dot" w:pos="9000"/>
                    </w:tabs>
                    <w:spacing w:before="240" w:after="180"/>
                    <w:jc w:val="center"/>
                    <w:rPr>
                      <w:b/>
                      <w:sz w:val="22"/>
                      <w:szCs w:val="22"/>
                    </w:rPr>
                  </w:pPr>
                </w:p>
              </w:tc>
              <w:tc>
                <w:tcPr>
                  <w:tcW w:w="2171" w:type="dxa"/>
                </w:tcPr>
                <w:p w14:paraId="05EB5CAC" w14:textId="77777777" w:rsidR="00E245B9" w:rsidRPr="00862B44" w:rsidRDefault="00E245B9" w:rsidP="00291D2E">
                  <w:pPr>
                    <w:tabs>
                      <w:tab w:val="left" w:leader="dot" w:pos="8640"/>
                      <w:tab w:val="left" w:leader="dot" w:pos="9000"/>
                    </w:tabs>
                    <w:spacing w:before="240" w:after="180"/>
                    <w:jc w:val="center"/>
                    <w:rPr>
                      <w:b/>
                      <w:sz w:val="22"/>
                      <w:szCs w:val="22"/>
                    </w:rPr>
                  </w:pPr>
                </w:p>
              </w:tc>
              <w:tc>
                <w:tcPr>
                  <w:tcW w:w="1759" w:type="dxa"/>
                </w:tcPr>
                <w:p w14:paraId="314EE643" w14:textId="77777777" w:rsidR="00E245B9" w:rsidRPr="00862B44" w:rsidRDefault="00E245B9" w:rsidP="00291D2E">
                  <w:pPr>
                    <w:tabs>
                      <w:tab w:val="left" w:leader="dot" w:pos="8640"/>
                      <w:tab w:val="left" w:leader="dot" w:pos="9000"/>
                    </w:tabs>
                    <w:spacing w:before="240" w:after="180"/>
                    <w:jc w:val="center"/>
                    <w:rPr>
                      <w:b/>
                      <w:sz w:val="22"/>
                      <w:szCs w:val="22"/>
                    </w:rPr>
                  </w:pPr>
                </w:p>
              </w:tc>
            </w:tr>
            <w:tr w:rsidR="00E245B9" w:rsidRPr="00862B44" w14:paraId="49AFDFB2" w14:textId="77777777" w:rsidTr="002D7215">
              <w:trPr>
                <w:trHeight w:val="566"/>
              </w:trPr>
              <w:tc>
                <w:tcPr>
                  <w:tcW w:w="802" w:type="dxa"/>
                </w:tcPr>
                <w:p w14:paraId="0F532A38" w14:textId="77777777" w:rsidR="00E245B9" w:rsidRPr="00862B44" w:rsidRDefault="00E245B9" w:rsidP="00291D2E">
                  <w:pPr>
                    <w:tabs>
                      <w:tab w:val="left" w:leader="dot" w:pos="8640"/>
                      <w:tab w:val="left" w:leader="dot" w:pos="9000"/>
                    </w:tabs>
                    <w:spacing w:before="240" w:after="180"/>
                    <w:jc w:val="center"/>
                    <w:rPr>
                      <w:b/>
                      <w:sz w:val="24"/>
                      <w:szCs w:val="24"/>
                    </w:rPr>
                  </w:pPr>
                  <w:r w:rsidRPr="00862B44">
                    <w:rPr>
                      <w:b/>
                      <w:sz w:val="24"/>
                      <w:szCs w:val="24"/>
                    </w:rPr>
                    <w:lastRenderedPageBreak/>
                    <w:t>2</w:t>
                  </w:r>
                </w:p>
              </w:tc>
              <w:tc>
                <w:tcPr>
                  <w:tcW w:w="2174" w:type="dxa"/>
                </w:tcPr>
                <w:p w14:paraId="04876404" w14:textId="77777777" w:rsidR="00E245B9" w:rsidRPr="00862B44" w:rsidRDefault="00E245B9" w:rsidP="00291D2E">
                  <w:pPr>
                    <w:tabs>
                      <w:tab w:val="left" w:leader="dot" w:pos="8640"/>
                      <w:tab w:val="left" w:leader="dot" w:pos="9000"/>
                    </w:tabs>
                    <w:spacing w:before="240" w:after="180"/>
                    <w:jc w:val="center"/>
                    <w:rPr>
                      <w:b/>
                      <w:sz w:val="24"/>
                      <w:szCs w:val="24"/>
                    </w:rPr>
                  </w:pPr>
                </w:p>
              </w:tc>
              <w:tc>
                <w:tcPr>
                  <w:tcW w:w="2098" w:type="dxa"/>
                </w:tcPr>
                <w:p w14:paraId="59148D5F" w14:textId="77777777" w:rsidR="00E245B9" w:rsidRPr="00862B44" w:rsidRDefault="00E245B9" w:rsidP="00291D2E">
                  <w:pPr>
                    <w:tabs>
                      <w:tab w:val="left" w:leader="dot" w:pos="8640"/>
                      <w:tab w:val="left" w:leader="dot" w:pos="9000"/>
                    </w:tabs>
                    <w:spacing w:before="240" w:after="180"/>
                    <w:jc w:val="center"/>
                    <w:rPr>
                      <w:b/>
                      <w:sz w:val="24"/>
                      <w:szCs w:val="24"/>
                    </w:rPr>
                  </w:pPr>
                </w:p>
              </w:tc>
              <w:tc>
                <w:tcPr>
                  <w:tcW w:w="2171" w:type="dxa"/>
                </w:tcPr>
                <w:p w14:paraId="04805DE4" w14:textId="77777777" w:rsidR="00E245B9" w:rsidRPr="00862B44" w:rsidRDefault="00E245B9" w:rsidP="00291D2E">
                  <w:pPr>
                    <w:tabs>
                      <w:tab w:val="left" w:leader="dot" w:pos="8640"/>
                      <w:tab w:val="left" w:leader="dot" w:pos="9000"/>
                    </w:tabs>
                    <w:spacing w:before="240" w:after="180"/>
                    <w:jc w:val="center"/>
                    <w:rPr>
                      <w:b/>
                      <w:sz w:val="24"/>
                      <w:szCs w:val="24"/>
                    </w:rPr>
                  </w:pPr>
                </w:p>
              </w:tc>
              <w:tc>
                <w:tcPr>
                  <w:tcW w:w="1759" w:type="dxa"/>
                </w:tcPr>
                <w:p w14:paraId="4B9EA847" w14:textId="77777777" w:rsidR="00E245B9" w:rsidRPr="00862B44" w:rsidRDefault="00E245B9" w:rsidP="00291D2E">
                  <w:pPr>
                    <w:tabs>
                      <w:tab w:val="left" w:leader="dot" w:pos="8640"/>
                      <w:tab w:val="left" w:leader="dot" w:pos="9000"/>
                    </w:tabs>
                    <w:spacing w:before="240" w:after="180"/>
                    <w:jc w:val="center"/>
                    <w:rPr>
                      <w:b/>
                      <w:sz w:val="24"/>
                      <w:szCs w:val="24"/>
                    </w:rPr>
                  </w:pPr>
                </w:p>
              </w:tc>
            </w:tr>
          </w:tbl>
          <w:p w14:paraId="7123D611" w14:textId="1842B0DD" w:rsidR="005B0578" w:rsidRPr="00291D2E" w:rsidRDefault="00291D2E" w:rsidP="00291D2E">
            <w:pPr>
              <w:pStyle w:val="ListParagraph"/>
              <w:tabs>
                <w:tab w:val="left" w:leader="dot" w:pos="9000"/>
              </w:tabs>
              <w:jc w:val="both"/>
              <w:rPr>
                <w:sz w:val="24"/>
                <w:szCs w:val="24"/>
                <w:lang w:val="en-US"/>
              </w:rPr>
            </w:pPr>
            <w:r>
              <w:rPr>
                <w:rFonts w:ascii="Times New Roman" w:eastAsia="Times New Roman" w:hAnsi="Times New Roman"/>
                <w:sz w:val="24"/>
                <w:szCs w:val="24"/>
                <w:lang w:val="en-US"/>
              </w:rPr>
              <w:t xml:space="preserve">          </w:t>
            </w:r>
          </w:p>
        </w:tc>
      </w:tr>
    </w:tbl>
    <w:p w14:paraId="3D71B817" w14:textId="6C19FC23" w:rsidR="009A5C9B" w:rsidRDefault="009A5C9B" w:rsidP="009A5C9B">
      <w:pPr>
        <w:tabs>
          <w:tab w:val="left" w:leader="dot" w:pos="8640"/>
          <w:tab w:val="left" w:leader="dot" w:pos="9000"/>
        </w:tabs>
        <w:spacing w:before="240" w:after="120" w:line="264" w:lineRule="auto"/>
        <w:rPr>
          <w:b/>
          <w:sz w:val="24"/>
          <w:szCs w:val="24"/>
        </w:rPr>
      </w:pPr>
      <w:r w:rsidRPr="00862B44">
        <w:rPr>
          <w:b/>
          <w:sz w:val="24"/>
          <w:szCs w:val="24"/>
        </w:rPr>
        <w:lastRenderedPageBreak/>
        <w:t xml:space="preserve">II. ĐĂNG KÝ </w:t>
      </w:r>
      <w:r w:rsidR="001C0A00">
        <w:rPr>
          <w:b/>
          <w:sz w:val="24"/>
          <w:szCs w:val="24"/>
        </w:rPr>
        <w:t xml:space="preserve">DỊCH VỤ </w:t>
      </w:r>
      <w:r w:rsidR="00E416F4">
        <w:rPr>
          <w:b/>
          <w:sz w:val="24"/>
          <w:szCs w:val="24"/>
        </w:rPr>
        <w:t>MERCHANTQR</w:t>
      </w:r>
      <w:r w:rsidR="00EA6F86">
        <w:rPr>
          <w:b/>
          <w:sz w:val="24"/>
          <w:szCs w:val="24"/>
        </w:rPr>
        <w:t xml:space="preserve"> TẠI VPBANK:</w:t>
      </w:r>
    </w:p>
    <w:p w14:paraId="27FE9F87" w14:textId="631AA2D1" w:rsidR="00047ECB" w:rsidRPr="00A97D55" w:rsidRDefault="00A97D55" w:rsidP="00706646">
      <w:pPr>
        <w:pStyle w:val="ListParagraph"/>
        <w:numPr>
          <w:ilvl w:val="0"/>
          <w:numId w:val="25"/>
        </w:numPr>
        <w:tabs>
          <w:tab w:val="left" w:leader="dot" w:pos="8640"/>
          <w:tab w:val="left" w:leader="dot" w:pos="9000"/>
        </w:tabs>
        <w:spacing w:before="240" w:after="120" w:line="264" w:lineRule="auto"/>
        <w:jc w:val="both"/>
        <w:rPr>
          <w:rFonts w:ascii="Times New Roman" w:hAnsi="Times New Roman"/>
          <w:b/>
          <w:sz w:val="24"/>
          <w:szCs w:val="24"/>
        </w:rPr>
      </w:pPr>
      <w:r w:rsidRPr="00A97D55">
        <w:rPr>
          <w:rFonts w:ascii="Times New Roman" w:hAnsi="Times New Roman"/>
          <w:b/>
          <w:sz w:val="24"/>
          <w:szCs w:val="24"/>
        </w:rPr>
        <w:t xml:space="preserve">Địa </w:t>
      </w:r>
      <w:r w:rsidR="006D11DE">
        <w:rPr>
          <w:rFonts w:ascii="Times New Roman" w:hAnsi="Times New Roman"/>
          <w:b/>
          <w:sz w:val="24"/>
          <w:szCs w:val="24"/>
          <w:lang w:val="en-US"/>
        </w:rPr>
        <w:t>điểm</w:t>
      </w:r>
      <w:r w:rsidR="00354777">
        <w:rPr>
          <w:rFonts w:ascii="Times New Roman" w:hAnsi="Times New Roman"/>
          <w:b/>
          <w:sz w:val="24"/>
          <w:szCs w:val="24"/>
          <w:lang w:val="en-US"/>
        </w:rPr>
        <w:t xml:space="preserve"> kinh doanh</w:t>
      </w:r>
      <w:r w:rsidR="00A16B6C">
        <w:rPr>
          <w:rFonts w:ascii="Times New Roman" w:hAnsi="Times New Roman"/>
          <w:b/>
          <w:sz w:val="24"/>
          <w:szCs w:val="24"/>
          <w:lang w:val="en-US"/>
        </w:rPr>
        <w:t>/Website/Ứng dụng</w:t>
      </w:r>
      <w:r w:rsidR="00096D78">
        <w:rPr>
          <w:rFonts w:ascii="Times New Roman" w:hAnsi="Times New Roman"/>
          <w:b/>
          <w:sz w:val="24"/>
          <w:szCs w:val="24"/>
          <w:lang w:val="en-US"/>
        </w:rPr>
        <w:t xml:space="preserve"> </w:t>
      </w:r>
      <w:r w:rsidR="00096D78" w:rsidRPr="00706646">
        <w:rPr>
          <w:rFonts w:ascii="Times New Roman" w:hAnsi="Times New Roman"/>
          <w:b/>
          <w:sz w:val="24"/>
          <w:szCs w:val="24"/>
        </w:rPr>
        <w:t>TMĐT</w:t>
      </w:r>
      <w:r w:rsidR="00706646">
        <w:rPr>
          <w:rFonts w:ascii="Times New Roman" w:hAnsi="Times New Roman"/>
          <w:b/>
          <w:sz w:val="24"/>
          <w:szCs w:val="24"/>
        </w:rPr>
        <w:t>/</w:t>
      </w:r>
      <w:r w:rsidR="00706646" w:rsidRPr="00706646">
        <w:rPr>
          <w:rFonts w:ascii="Times New Roman" w:hAnsi="Times New Roman"/>
          <w:b/>
          <w:sz w:val="24"/>
          <w:szCs w:val="24"/>
        </w:rPr>
        <w:t>Ứng dụng kết nối trực tiếp với hệ thống của VPBank</w:t>
      </w:r>
      <w:r w:rsidR="006D11DE">
        <w:rPr>
          <w:rFonts w:ascii="Times New Roman" w:hAnsi="Times New Roman"/>
          <w:b/>
          <w:sz w:val="24"/>
          <w:szCs w:val="24"/>
          <w:lang w:val="en-US"/>
        </w:rPr>
        <w:t xml:space="preserve"> sử dụng</w:t>
      </w:r>
      <w:r w:rsidRPr="00A97D55">
        <w:rPr>
          <w:rFonts w:ascii="Times New Roman" w:hAnsi="Times New Roman"/>
          <w:b/>
          <w:sz w:val="24"/>
          <w:szCs w:val="24"/>
        </w:rPr>
        <w:t>, loại mã MerchantQR, Tên DN in trên hóa đơn, Số</w:t>
      </w:r>
      <w:r w:rsidR="00E137DB">
        <w:rPr>
          <w:rFonts w:ascii="Times New Roman" w:hAnsi="Times New Roman"/>
          <w:b/>
          <w:sz w:val="24"/>
          <w:szCs w:val="24"/>
          <w:lang w:val="en-US"/>
        </w:rPr>
        <w:t xml:space="preserve"> TID/MID tại một địa điểm</w:t>
      </w:r>
      <w:r w:rsidR="0065739E">
        <w:rPr>
          <w:rFonts w:ascii="Times New Roman" w:hAnsi="Times New Roman"/>
          <w:b/>
          <w:sz w:val="24"/>
          <w:szCs w:val="24"/>
          <w:lang w:val="en-US"/>
        </w:rPr>
        <w:t>/website/ứng dụng TMĐT</w:t>
      </w:r>
      <w:r w:rsidR="00706646">
        <w:rPr>
          <w:rFonts w:ascii="Times New Roman" w:hAnsi="Times New Roman"/>
          <w:b/>
          <w:sz w:val="24"/>
          <w:szCs w:val="24"/>
        </w:rPr>
        <w:t>/</w:t>
      </w:r>
      <w:r w:rsidR="00706646" w:rsidRPr="00706646">
        <w:t xml:space="preserve"> </w:t>
      </w:r>
      <w:r w:rsidR="00706646" w:rsidRPr="00706646">
        <w:rPr>
          <w:rFonts w:ascii="Times New Roman" w:hAnsi="Times New Roman"/>
          <w:b/>
          <w:sz w:val="24"/>
          <w:szCs w:val="24"/>
        </w:rPr>
        <w:t>ứng dụng kết nối trực tiếp với hệ thống của VPBank</w:t>
      </w:r>
      <w:r w:rsidRPr="00A97D55">
        <w:rPr>
          <w:rFonts w:ascii="Times New Roman" w:hAnsi="Times New Roman"/>
          <w:b/>
          <w:sz w:val="24"/>
          <w:szCs w:val="24"/>
        </w:rPr>
        <w:t>, người liên hệ, điện thoại liên hệ:</w:t>
      </w:r>
    </w:p>
    <w:tbl>
      <w:tblPr>
        <w:tblW w:w="9384"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0"/>
        <w:gridCol w:w="1744"/>
        <w:gridCol w:w="1231"/>
        <w:gridCol w:w="1620"/>
        <w:gridCol w:w="1234"/>
        <w:gridCol w:w="1428"/>
        <w:gridCol w:w="1417"/>
      </w:tblGrid>
      <w:tr w:rsidR="006E7D5C" w:rsidRPr="00862B44" w14:paraId="38DA0B5F" w14:textId="77777777" w:rsidTr="0014152D">
        <w:trPr>
          <w:trHeight w:val="917"/>
        </w:trPr>
        <w:tc>
          <w:tcPr>
            <w:tcW w:w="710" w:type="dxa"/>
            <w:shd w:val="clear" w:color="auto" w:fill="EEECE1" w:themeFill="background2"/>
          </w:tcPr>
          <w:p w14:paraId="4EB00FBD" w14:textId="77777777" w:rsidR="006E7D5C" w:rsidRPr="00C1695A" w:rsidRDefault="006E7D5C" w:rsidP="008377DF">
            <w:pPr>
              <w:tabs>
                <w:tab w:val="left" w:leader="dot" w:pos="8640"/>
                <w:tab w:val="left" w:leader="dot" w:pos="9000"/>
              </w:tabs>
              <w:spacing w:before="180" w:after="80" w:line="264" w:lineRule="auto"/>
              <w:jc w:val="center"/>
              <w:rPr>
                <w:b/>
                <w:sz w:val="20"/>
                <w:szCs w:val="20"/>
              </w:rPr>
            </w:pPr>
            <w:r w:rsidRPr="00C1695A">
              <w:rPr>
                <w:b/>
                <w:sz w:val="20"/>
                <w:szCs w:val="20"/>
              </w:rPr>
              <w:t>STT</w:t>
            </w:r>
          </w:p>
        </w:tc>
        <w:tc>
          <w:tcPr>
            <w:tcW w:w="1744" w:type="dxa"/>
            <w:shd w:val="clear" w:color="auto" w:fill="EEECE1" w:themeFill="background2"/>
          </w:tcPr>
          <w:p w14:paraId="5358A724" w14:textId="1678342A" w:rsidR="006E7D5C" w:rsidRPr="00C1695A" w:rsidRDefault="006E7D5C" w:rsidP="006D11DE">
            <w:pPr>
              <w:tabs>
                <w:tab w:val="left" w:leader="dot" w:pos="8640"/>
                <w:tab w:val="left" w:leader="dot" w:pos="9000"/>
              </w:tabs>
              <w:spacing w:before="180" w:after="80" w:line="264" w:lineRule="auto"/>
              <w:jc w:val="center"/>
              <w:rPr>
                <w:b/>
                <w:sz w:val="24"/>
                <w:szCs w:val="24"/>
              </w:rPr>
            </w:pPr>
            <w:r w:rsidRPr="00C1695A">
              <w:rPr>
                <w:b/>
                <w:sz w:val="24"/>
                <w:szCs w:val="24"/>
              </w:rPr>
              <w:t xml:space="preserve">Địa </w:t>
            </w:r>
            <w:r w:rsidR="006D11DE">
              <w:rPr>
                <w:b/>
                <w:sz w:val="24"/>
                <w:szCs w:val="24"/>
              </w:rPr>
              <w:t>điểm</w:t>
            </w:r>
            <w:r w:rsidR="00096D78">
              <w:rPr>
                <w:b/>
                <w:sz w:val="24"/>
                <w:szCs w:val="24"/>
              </w:rPr>
              <w:t xml:space="preserve"> kinh doanh</w:t>
            </w:r>
            <w:r w:rsidR="00A16B6C">
              <w:rPr>
                <w:b/>
                <w:sz w:val="24"/>
                <w:szCs w:val="24"/>
              </w:rPr>
              <w:t>/Website/Ứng dụng</w:t>
            </w:r>
            <w:r w:rsidR="006D11DE">
              <w:rPr>
                <w:b/>
                <w:sz w:val="24"/>
                <w:szCs w:val="24"/>
              </w:rPr>
              <w:t xml:space="preserve"> sử dụng mã </w:t>
            </w:r>
            <w:r w:rsidR="006D11DE" w:rsidRPr="00A97D55">
              <w:rPr>
                <w:b/>
                <w:sz w:val="24"/>
                <w:szCs w:val="24"/>
              </w:rPr>
              <w:t>MerchantQR</w:t>
            </w:r>
            <w:r w:rsidR="00A97D55">
              <w:rPr>
                <w:b/>
                <w:sz w:val="24"/>
                <w:szCs w:val="24"/>
              </w:rPr>
              <w:t xml:space="preserve"> </w:t>
            </w:r>
          </w:p>
        </w:tc>
        <w:tc>
          <w:tcPr>
            <w:tcW w:w="1231" w:type="dxa"/>
            <w:shd w:val="clear" w:color="auto" w:fill="EEECE1" w:themeFill="background2"/>
          </w:tcPr>
          <w:p w14:paraId="0B10F5FC" w14:textId="38FD9957" w:rsidR="006E7D5C" w:rsidRPr="00C1695A" w:rsidRDefault="00A97D55" w:rsidP="0038079E">
            <w:pPr>
              <w:tabs>
                <w:tab w:val="left" w:leader="dot" w:pos="8640"/>
                <w:tab w:val="left" w:leader="dot" w:pos="9000"/>
              </w:tabs>
              <w:spacing w:before="180" w:after="80" w:line="264" w:lineRule="auto"/>
              <w:jc w:val="center"/>
              <w:rPr>
                <w:b/>
                <w:sz w:val="24"/>
                <w:szCs w:val="24"/>
              </w:rPr>
            </w:pPr>
            <w:r>
              <w:rPr>
                <w:b/>
                <w:sz w:val="24"/>
                <w:szCs w:val="24"/>
              </w:rPr>
              <w:t xml:space="preserve">Loại mã </w:t>
            </w:r>
            <w:r w:rsidRPr="00A97D55">
              <w:rPr>
                <w:b/>
                <w:sz w:val="24"/>
                <w:szCs w:val="24"/>
              </w:rPr>
              <w:t>MerchantQR</w:t>
            </w:r>
            <w:r w:rsidR="006E7D5C" w:rsidRPr="00C1695A">
              <w:rPr>
                <w:b/>
                <w:sz w:val="24"/>
                <w:szCs w:val="24"/>
              </w:rPr>
              <w:t xml:space="preserve"> </w:t>
            </w:r>
            <w:ins w:id="1" w:author="Linh Phan Thi Kim (SME - DPSC.Payment)" w:date="2025-09-17T14:36:00Z">
              <w:r w:rsidR="001B011E">
                <w:rPr>
                  <w:rStyle w:val="FootnoteReference"/>
                  <w:b/>
                  <w:sz w:val="24"/>
                  <w:szCs w:val="24"/>
                </w:rPr>
                <w:footnoteReference w:id="1"/>
              </w:r>
            </w:ins>
          </w:p>
        </w:tc>
        <w:tc>
          <w:tcPr>
            <w:tcW w:w="1620" w:type="dxa"/>
            <w:shd w:val="clear" w:color="auto" w:fill="EEECE1" w:themeFill="background2"/>
          </w:tcPr>
          <w:p w14:paraId="24B97939" w14:textId="14159B7A" w:rsidR="006E7D5C" w:rsidRPr="00C1695A" w:rsidRDefault="006E7D5C">
            <w:pPr>
              <w:tabs>
                <w:tab w:val="left" w:leader="dot" w:pos="8640"/>
                <w:tab w:val="left" w:leader="dot" w:pos="9000"/>
              </w:tabs>
              <w:spacing w:before="180" w:after="80" w:line="264" w:lineRule="auto"/>
              <w:jc w:val="center"/>
              <w:rPr>
                <w:b/>
                <w:sz w:val="24"/>
                <w:szCs w:val="24"/>
              </w:rPr>
            </w:pPr>
            <w:r w:rsidRPr="00C1695A">
              <w:rPr>
                <w:b/>
                <w:sz w:val="24"/>
                <w:szCs w:val="24"/>
              </w:rPr>
              <w:t>Tên DN in trên hóa đơn (</w:t>
            </w:r>
            <w:r w:rsidR="00F645AF" w:rsidRPr="00183897">
              <w:rPr>
                <w:rStyle w:val="FootnoteReference"/>
                <w:i/>
                <w:sz w:val="24"/>
                <w:szCs w:val="24"/>
                <w:lang w:val="pt-BR" w:eastAsia="vi-VN"/>
              </w:rPr>
              <w:footnoteReference w:id="2"/>
            </w:r>
            <w:r w:rsidRPr="00C1695A">
              <w:rPr>
                <w:b/>
                <w:sz w:val="24"/>
                <w:szCs w:val="24"/>
              </w:rPr>
              <w:t>)</w:t>
            </w:r>
          </w:p>
        </w:tc>
        <w:tc>
          <w:tcPr>
            <w:tcW w:w="1234" w:type="dxa"/>
            <w:shd w:val="clear" w:color="auto" w:fill="EEECE1" w:themeFill="background2"/>
          </w:tcPr>
          <w:p w14:paraId="7A6C4DC7" w14:textId="28C9C312" w:rsidR="006E7D5C" w:rsidRPr="00C1695A" w:rsidRDefault="006E7D5C" w:rsidP="00DE747D">
            <w:pPr>
              <w:tabs>
                <w:tab w:val="left" w:leader="dot" w:pos="8640"/>
                <w:tab w:val="left" w:leader="dot" w:pos="9000"/>
              </w:tabs>
              <w:spacing w:before="180" w:after="80" w:line="264" w:lineRule="auto"/>
              <w:jc w:val="center"/>
              <w:rPr>
                <w:b/>
                <w:sz w:val="24"/>
                <w:szCs w:val="24"/>
              </w:rPr>
            </w:pPr>
            <w:r w:rsidRPr="00C1695A">
              <w:rPr>
                <w:b/>
                <w:sz w:val="24"/>
                <w:szCs w:val="24"/>
              </w:rPr>
              <w:t>Số</w:t>
            </w:r>
            <w:r w:rsidR="00525B9B">
              <w:rPr>
                <w:b/>
                <w:sz w:val="24"/>
                <w:szCs w:val="24"/>
              </w:rPr>
              <w:t xml:space="preserve"> lượng</w:t>
            </w:r>
            <w:r w:rsidRPr="00C1695A">
              <w:rPr>
                <w:b/>
                <w:sz w:val="24"/>
                <w:szCs w:val="24"/>
              </w:rPr>
              <w:t xml:space="preserve"> </w:t>
            </w:r>
            <w:r w:rsidR="001941BE">
              <w:rPr>
                <w:b/>
                <w:sz w:val="24"/>
                <w:szCs w:val="24"/>
              </w:rPr>
              <w:t>TID/MID</w:t>
            </w:r>
            <w:r w:rsidR="001941BE" w:rsidRPr="00C1695A">
              <w:rPr>
                <w:b/>
                <w:sz w:val="24"/>
                <w:szCs w:val="24"/>
              </w:rPr>
              <w:t xml:space="preserve"> </w:t>
            </w:r>
          </w:p>
        </w:tc>
        <w:tc>
          <w:tcPr>
            <w:tcW w:w="1428" w:type="dxa"/>
            <w:shd w:val="clear" w:color="auto" w:fill="EEECE1" w:themeFill="background2"/>
          </w:tcPr>
          <w:p w14:paraId="27F0D5D6" w14:textId="77777777" w:rsidR="006E7D5C" w:rsidRPr="00C1695A" w:rsidRDefault="006E7D5C" w:rsidP="008377DF">
            <w:pPr>
              <w:tabs>
                <w:tab w:val="left" w:leader="dot" w:pos="8640"/>
                <w:tab w:val="left" w:leader="dot" w:pos="9000"/>
              </w:tabs>
              <w:spacing w:before="180" w:after="80" w:line="264" w:lineRule="auto"/>
              <w:jc w:val="center"/>
              <w:rPr>
                <w:b/>
                <w:sz w:val="24"/>
                <w:szCs w:val="24"/>
              </w:rPr>
            </w:pPr>
            <w:r w:rsidRPr="00C1695A">
              <w:rPr>
                <w:b/>
                <w:sz w:val="24"/>
                <w:szCs w:val="24"/>
              </w:rPr>
              <w:t>Người liên hệ</w:t>
            </w:r>
          </w:p>
        </w:tc>
        <w:tc>
          <w:tcPr>
            <w:tcW w:w="1417" w:type="dxa"/>
            <w:shd w:val="clear" w:color="auto" w:fill="EEECE1" w:themeFill="background2"/>
          </w:tcPr>
          <w:p w14:paraId="5D484709" w14:textId="77777777" w:rsidR="006E7D5C" w:rsidRPr="00C1695A" w:rsidRDefault="006E7D5C" w:rsidP="008377DF">
            <w:pPr>
              <w:tabs>
                <w:tab w:val="left" w:leader="dot" w:pos="8640"/>
                <w:tab w:val="left" w:leader="dot" w:pos="9000"/>
              </w:tabs>
              <w:spacing w:before="180" w:after="80" w:line="264" w:lineRule="auto"/>
              <w:jc w:val="center"/>
              <w:rPr>
                <w:b/>
                <w:sz w:val="24"/>
                <w:szCs w:val="24"/>
              </w:rPr>
            </w:pPr>
            <w:r w:rsidRPr="00C1695A">
              <w:rPr>
                <w:b/>
                <w:sz w:val="24"/>
                <w:szCs w:val="24"/>
              </w:rPr>
              <w:t>Điện thoại  liên hệ</w:t>
            </w:r>
          </w:p>
        </w:tc>
      </w:tr>
      <w:tr w:rsidR="006E7D5C" w:rsidRPr="00862B44" w14:paraId="3187D5FE" w14:textId="77777777" w:rsidTr="0014152D">
        <w:trPr>
          <w:trHeight w:val="612"/>
        </w:trPr>
        <w:tc>
          <w:tcPr>
            <w:tcW w:w="710" w:type="dxa"/>
          </w:tcPr>
          <w:p w14:paraId="1FF312F5" w14:textId="77777777" w:rsidR="006E7D5C" w:rsidRPr="00862B44" w:rsidRDefault="006E7D5C" w:rsidP="008377DF">
            <w:pPr>
              <w:tabs>
                <w:tab w:val="left" w:leader="dot" w:pos="8640"/>
                <w:tab w:val="left" w:leader="dot" w:pos="9000"/>
              </w:tabs>
              <w:spacing w:before="180" w:after="80" w:line="264" w:lineRule="auto"/>
              <w:jc w:val="center"/>
              <w:rPr>
                <w:b/>
                <w:sz w:val="24"/>
                <w:szCs w:val="24"/>
              </w:rPr>
            </w:pPr>
            <w:r w:rsidRPr="00862B44">
              <w:rPr>
                <w:b/>
                <w:sz w:val="24"/>
                <w:szCs w:val="24"/>
              </w:rPr>
              <w:t>1</w:t>
            </w:r>
          </w:p>
        </w:tc>
        <w:tc>
          <w:tcPr>
            <w:tcW w:w="1744" w:type="dxa"/>
          </w:tcPr>
          <w:p w14:paraId="4B2AF381" w14:textId="77777777" w:rsidR="006E7D5C" w:rsidRPr="00862B44" w:rsidRDefault="006E7D5C" w:rsidP="008377DF">
            <w:pPr>
              <w:tabs>
                <w:tab w:val="left" w:leader="dot" w:pos="8640"/>
                <w:tab w:val="left" w:leader="dot" w:pos="9000"/>
              </w:tabs>
              <w:spacing w:before="180" w:after="80" w:line="264" w:lineRule="auto"/>
              <w:rPr>
                <w:b/>
                <w:sz w:val="24"/>
                <w:szCs w:val="24"/>
              </w:rPr>
            </w:pPr>
          </w:p>
        </w:tc>
        <w:tc>
          <w:tcPr>
            <w:tcW w:w="1231" w:type="dxa"/>
          </w:tcPr>
          <w:p w14:paraId="49CC8609" w14:textId="7102FD6F" w:rsidR="006E7D5C" w:rsidRPr="00D66F95" w:rsidRDefault="006E7D5C" w:rsidP="00A97D55">
            <w:pPr>
              <w:spacing w:before="180" w:after="80" w:line="264" w:lineRule="auto"/>
              <w:rPr>
                <w:sz w:val="24"/>
                <w:szCs w:val="24"/>
              </w:rPr>
            </w:pPr>
          </w:p>
        </w:tc>
        <w:tc>
          <w:tcPr>
            <w:tcW w:w="1620" w:type="dxa"/>
          </w:tcPr>
          <w:p w14:paraId="463EEFDF" w14:textId="77777777" w:rsidR="006E7D5C" w:rsidRPr="00862B44" w:rsidRDefault="006E7D5C" w:rsidP="008377DF">
            <w:pPr>
              <w:tabs>
                <w:tab w:val="left" w:leader="dot" w:pos="8640"/>
                <w:tab w:val="left" w:leader="dot" w:pos="9000"/>
              </w:tabs>
              <w:spacing w:before="180" w:after="80" w:line="264" w:lineRule="auto"/>
              <w:rPr>
                <w:b/>
                <w:sz w:val="24"/>
                <w:szCs w:val="24"/>
              </w:rPr>
            </w:pPr>
          </w:p>
        </w:tc>
        <w:tc>
          <w:tcPr>
            <w:tcW w:w="1234" w:type="dxa"/>
          </w:tcPr>
          <w:p w14:paraId="7785075D" w14:textId="79C94A89" w:rsidR="006E7D5C" w:rsidRPr="00862B44" w:rsidRDefault="006E7D5C" w:rsidP="008377DF">
            <w:pPr>
              <w:tabs>
                <w:tab w:val="left" w:leader="dot" w:pos="8640"/>
                <w:tab w:val="left" w:leader="dot" w:pos="9000"/>
              </w:tabs>
              <w:spacing w:before="180" w:after="80" w:line="264" w:lineRule="auto"/>
              <w:rPr>
                <w:b/>
                <w:sz w:val="24"/>
                <w:szCs w:val="24"/>
              </w:rPr>
            </w:pPr>
          </w:p>
        </w:tc>
        <w:tc>
          <w:tcPr>
            <w:tcW w:w="1428" w:type="dxa"/>
          </w:tcPr>
          <w:p w14:paraId="45787452" w14:textId="77777777" w:rsidR="006E7D5C" w:rsidRPr="00862B44" w:rsidRDefault="006E7D5C" w:rsidP="008377DF">
            <w:pPr>
              <w:tabs>
                <w:tab w:val="left" w:leader="dot" w:pos="8640"/>
                <w:tab w:val="left" w:leader="dot" w:pos="9000"/>
              </w:tabs>
              <w:spacing w:before="180" w:after="80" w:line="264" w:lineRule="auto"/>
              <w:rPr>
                <w:b/>
                <w:sz w:val="24"/>
                <w:szCs w:val="24"/>
              </w:rPr>
            </w:pPr>
          </w:p>
        </w:tc>
        <w:tc>
          <w:tcPr>
            <w:tcW w:w="1417" w:type="dxa"/>
          </w:tcPr>
          <w:p w14:paraId="3913393E" w14:textId="77777777" w:rsidR="006E7D5C" w:rsidRPr="00862B44" w:rsidRDefault="006E7D5C" w:rsidP="008377DF">
            <w:pPr>
              <w:tabs>
                <w:tab w:val="left" w:leader="dot" w:pos="8640"/>
                <w:tab w:val="left" w:leader="dot" w:pos="9000"/>
              </w:tabs>
              <w:spacing w:before="180" w:after="80" w:line="264" w:lineRule="auto"/>
              <w:rPr>
                <w:b/>
                <w:sz w:val="24"/>
                <w:szCs w:val="24"/>
              </w:rPr>
            </w:pPr>
          </w:p>
        </w:tc>
      </w:tr>
      <w:tr w:rsidR="006E7D5C" w:rsidRPr="00862B44" w14:paraId="3FE18B03" w14:textId="77777777" w:rsidTr="0014152D">
        <w:trPr>
          <w:trHeight w:val="596"/>
        </w:trPr>
        <w:tc>
          <w:tcPr>
            <w:tcW w:w="710" w:type="dxa"/>
          </w:tcPr>
          <w:p w14:paraId="43293C47" w14:textId="77777777" w:rsidR="006E7D5C" w:rsidRPr="00862B44" w:rsidRDefault="006E7D5C" w:rsidP="008377DF">
            <w:pPr>
              <w:tabs>
                <w:tab w:val="left" w:leader="dot" w:pos="8640"/>
                <w:tab w:val="left" w:leader="dot" w:pos="9000"/>
              </w:tabs>
              <w:spacing w:before="180" w:after="80" w:line="264" w:lineRule="auto"/>
              <w:jc w:val="center"/>
              <w:rPr>
                <w:b/>
                <w:sz w:val="24"/>
                <w:szCs w:val="24"/>
              </w:rPr>
            </w:pPr>
            <w:r w:rsidRPr="00862B44">
              <w:rPr>
                <w:b/>
                <w:sz w:val="24"/>
                <w:szCs w:val="24"/>
              </w:rPr>
              <w:t>2</w:t>
            </w:r>
          </w:p>
        </w:tc>
        <w:tc>
          <w:tcPr>
            <w:tcW w:w="1744" w:type="dxa"/>
          </w:tcPr>
          <w:p w14:paraId="1FFA42D1" w14:textId="77777777" w:rsidR="006E7D5C" w:rsidRPr="00862B44" w:rsidRDefault="006E7D5C" w:rsidP="008377DF">
            <w:pPr>
              <w:tabs>
                <w:tab w:val="left" w:leader="dot" w:pos="8640"/>
                <w:tab w:val="left" w:leader="dot" w:pos="9000"/>
              </w:tabs>
              <w:spacing w:before="180" w:after="80" w:line="264" w:lineRule="auto"/>
              <w:rPr>
                <w:b/>
                <w:sz w:val="24"/>
                <w:szCs w:val="24"/>
              </w:rPr>
            </w:pPr>
          </w:p>
        </w:tc>
        <w:tc>
          <w:tcPr>
            <w:tcW w:w="1231" w:type="dxa"/>
          </w:tcPr>
          <w:p w14:paraId="5EE2094A" w14:textId="77777777" w:rsidR="006E7D5C" w:rsidRPr="00862B44" w:rsidRDefault="006E7D5C" w:rsidP="008377DF">
            <w:pPr>
              <w:tabs>
                <w:tab w:val="left" w:leader="dot" w:pos="8640"/>
                <w:tab w:val="left" w:leader="dot" w:pos="9000"/>
              </w:tabs>
              <w:spacing w:before="180" w:after="80" w:line="264" w:lineRule="auto"/>
              <w:rPr>
                <w:b/>
                <w:sz w:val="24"/>
                <w:szCs w:val="24"/>
              </w:rPr>
            </w:pPr>
          </w:p>
        </w:tc>
        <w:tc>
          <w:tcPr>
            <w:tcW w:w="1620" w:type="dxa"/>
          </w:tcPr>
          <w:p w14:paraId="208B5305" w14:textId="77777777" w:rsidR="006E7D5C" w:rsidRPr="00862B44" w:rsidRDefault="006E7D5C" w:rsidP="008377DF">
            <w:pPr>
              <w:tabs>
                <w:tab w:val="left" w:leader="dot" w:pos="8640"/>
                <w:tab w:val="left" w:leader="dot" w:pos="9000"/>
              </w:tabs>
              <w:spacing w:before="180" w:after="80" w:line="264" w:lineRule="auto"/>
              <w:rPr>
                <w:b/>
                <w:sz w:val="24"/>
                <w:szCs w:val="24"/>
              </w:rPr>
            </w:pPr>
          </w:p>
        </w:tc>
        <w:tc>
          <w:tcPr>
            <w:tcW w:w="1234" w:type="dxa"/>
          </w:tcPr>
          <w:p w14:paraId="1BFCB951" w14:textId="77777777" w:rsidR="006E7D5C" w:rsidRPr="00862B44" w:rsidRDefault="006E7D5C" w:rsidP="008377DF">
            <w:pPr>
              <w:tabs>
                <w:tab w:val="left" w:leader="dot" w:pos="8640"/>
                <w:tab w:val="left" w:leader="dot" w:pos="9000"/>
              </w:tabs>
              <w:spacing w:before="180" w:after="80" w:line="264" w:lineRule="auto"/>
              <w:rPr>
                <w:b/>
                <w:sz w:val="24"/>
                <w:szCs w:val="24"/>
              </w:rPr>
            </w:pPr>
          </w:p>
        </w:tc>
        <w:tc>
          <w:tcPr>
            <w:tcW w:w="1428" w:type="dxa"/>
          </w:tcPr>
          <w:p w14:paraId="495E0B60" w14:textId="77777777" w:rsidR="006E7D5C" w:rsidRPr="00862B44" w:rsidRDefault="006E7D5C" w:rsidP="008377DF">
            <w:pPr>
              <w:tabs>
                <w:tab w:val="left" w:leader="dot" w:pos="8640"/>
                <w:tab w:val="left" w:leader="dot" w:pos="9000"/>
              </w:tabs>
              <w:spacing w:before="180" w:after="80" w:line="264" w:lineRule="auto"/>
              <w:rPr>
                <w:b/>
                <w:sz w:val="24"/>
                <w:szCs w:val="24"/>
              </w:rPr>
            </w:pPr>
          </w:p>
        </w:tc>
        <w:tc>
          <w:tcPr>
            <w:tcW w:w="1417" w:type="dxa"/>
          </w:tcPr>
          <w:p w14:paraId="37E74F7F" w14:textId="77777777" w:rsidR="006E7D5C" w:rsidRPr="00862B44" w:rsidRDefault="006E7D5C" w:rsidP="008377DF">
            <w:pPr>
              <w:tabs>
                <w:tab w:val="left" w:leader="dot" w:pos="8640"/>
                <w:tab w:val="left" w:leader="dot" w:pos="9000"/>
              </w:tabs>
              <w:spacing w:before="180" w:after="80" w:line="264" w:lineRule="auto"/>
              <w:rPr>
                <w:b/>
                <w:sz w:val="24"/>
                <w:szCs w:val="24"/>
              </w:rPr>
            </w:pPr>
          </w:p>
        </w:tc>
      </w:tr>
      <w:tr w:rsidR="006E7D5C" w:rsidRPr="00862B44" w14:paraId="5943028A" w14:textId="77777777" w:rsidTr="0014152D">
        <w:trPr>
          <w:trHeight w:val="612"/>
        </w:trPr>
        <w:tc>
          <w:tcPr>
            <w:tcW w:w="710" w:type="dxa"/>
          </w:tcPr>
          <w:p w14:paraId="4A9EBDB1" w14:textId="77777777" w:rsidR="006E7D5C" w:rsidRPr="00862B44" w:rsidRDefault="006E7D5C" w:rsidP="008377DF">
            <w:pPr>
              <w:tabs>
                <w:tab w:val="left" w:leader="dot" w:pos="8640"/>
                <w:tab w:val="left" w:leader="dot" w:pos="9000"/>
              </w:tabs>
              <w:spacing w:before="180" w:after="80" w:line="264" w:lineRule="auto"/>
              <w:jc w:val="center"/>
              <w:rPr>
                <w:b/>
                <w:sz w:val="24"/>
                <w:szCs w:val="24"/>
              </w:rPr>
            </w:pPr>
            <w:r w:rsidRPr="00862B44">
              <w:rPr>
                <w:b/>
                <w:sz w:val="24"/>
                <w:szCs w:val="24"/>
              </w:rPr>
              <w:t>3</w:t>
            </w:r>
          </w:p>
        </w:tc>
        <w:tc>
          <w:tcPr>
            <w:tcW w:w="1744" w:type="dxa"/>
          </w:tcPr>
          <w:p w14:paraId="46E013B4" w14:textId="77777777" w:rsidR="006E7D5C" w:rsidRPr="00862B44" w:rsidRDefault="006E7D5C" w:rsidP="008377DF">
            <w:pPr>
              <w:tabs>
                <w:tab w:val="left" w:leader="dot" w:pos="8640"/>
                <w:tab w:val="left" w:leader="dot" w:pos="9000"/>
              </w:tabs>
              <w:spacing w:before="180" w:after="80" w:line="264" w:lineRule="auto"/>
              <w:rPr>
                <w:b/>
                <w:sz w:val="24"/>
                <w:szCs w:val="24"/>
              </w:rPr>
            </w:pPr>
          </w:p>
        </w:tc>
        <w:tc>
          <w:tcPr>
            <w:tcW w:w="1231" w:type="dxa"/>
          </w:tcPr>
          <w:p w14:paraId="1D60C984" w14:textId="77777777" w:rsidR="006E7D5C" w:rsidRPr="00862B44" w:rsidRDefault="006E7D5C" w:rsidP="008377DF">
            <w:pPr>
              <w:tabs>
                <w:tab w:val="left" w:leader="dot" w:pos="8640"/>
                <w:tab w:val="left" w:leader="dot" w:pos="9000"/>
              </w:tabs>
              <w:spacing w:before="180" w:after="80" w:line="264" w:lineRule="auto"/>
              <w:rPr>
                <w:b/>
                <w:sz w:val="24"/>
                <w:szCs w:val="24"/>
              </w:rPr>
            </w:pPr>
          </w:p>
        </w:tc>
        <w:tc>
          <w:tcPr>
            <w:tcW w:w="1620" w:type="dxa"/>
          </w:tcPr>
          <w:p w14:paraId="251FA0BA" w14:textId="77777777" w:rsidR="006E7D5C" w:rsidRPr="00862B44" w:rsidRDefault="006E7D5C" w:rsidP="008377DF">
            <w:pPr>
              <w:tabs>
                <w:tab w:val="left" w:leader="dot" w:pos="8640"/>
                <w:tab w:val="left" w:leader="dot" w:pos="9000"/>
              </w:tabs>
              <w:spacing w:before="180" w:after="80" w:line="264" w:lineRule="auto"/>
              <w:rPr>
                <w:b/>
                <w:sz w:val="24"/>
                <w:szCs w:val="24"/>
              </w:rPr>
            </w:pPr>
          </w:p>
        </w:tc>
        <w:tc>
          <w:tcPr>
            <w:tcW w:w="1234" w:type="dxa"/>
          </w:tcPr>
          <w:p w14:paraId="4965B5E5" w14:textId="77777777" w:rsidR="006E7D5C" w:rsidRPr="00862B44" w:rsidRDefault="006E7D5C" w:rsidP="008377DF">
            <w:pPr>
              <w:tabs>
                <w:tab w:val="left" w:leader="dot" w:pos="8640"/>
                <w:tab w:val="left" w:leader="dot" w:pos="9000"/>
              </w:tabs>
              <w:spacing w:before="180" w:after="80" w:line="264" w:lineRule="auto"/>
              <w:rPr>
                <w:b/>
                <w:sz w:val="24"/>
                <w:szCs w:val="24"/>
              </w:rPr>
            </w:pPr>
          </w:p>
        </w:tc>
        <w:tc>
          <w:tcPr>
            <w:tcW w:w="1428" w:type="dxa"/>
          </w:tcPr>
          <w:p w14:paraId="5DFFE01E" w14:textId="77777777" w:rsidR="006E7D5C" w:rsidRPr="00862B44" w:rsidRDefault="006E7D5C" w:rsidP="008377DF">
            <w:pPr>
              <w:tabs>
                <w:tab w:val="left" w:leader="dot" w:pos="8640"/>
                <w:tab w:val="left" w:leader="dot" w:pos="9000"/>
              </w:tabs>
              <w:spacing w:before="180" w:after="80" w:line="264" w:lineRule="auto"/>
              <w:rPr>
                <w:b/>
                <w:sz w:val="24"/>
                <w:szCs w:val="24"/>
              </w:rPr>
            </w:pPr>
          </w:p>
        </w:tc>
        <w:tc>
          <w:tcPr>
            <w:tcW w:w="1417" w:type="dxa"/>
          </w:tcPr>
          <w:p w14:paraId="3C45B524" w14:textId="77777777" w:rsidR="006E7D5C" w:rsidRPr="00862B44" w:rsidRDefault="006E7D5C" w:rsidP="008377DF">
            <w:pPr>
              <w:tabs>
                <w:tab w:val="left" w:leader="dot" w:pos="8640"/>
                <w:tab w:val="left" w:leader="dot" w:pos="9000"/>
              </w:tabs>
              <w:spacing w:before="180" w:after="80" w:line="264" w:lineRule="auto"/>
              <w:rPr>
                <w:b/>
                <w:sz w:val="24"/>
                <w:szCs w:val="24"/>
              </w:rPr>
            </w:pPr>
          </w:p>
        </w:tc>
      </w:tr>
    </w:tbl>
    <w:p w14:paraId="7AC54783" w14:textId="0084C716" w:rsidR="00CE08C3" w:rsidRPr="0013378C" w:rsidRDefault="001C157F" w:rsidP="00EA6F86">
      <w:pPr>
        <w:pStyle w:val="ListParagraph"/>
        <w:numPr>
          <w:ilvl w:val="0"/>
          <w:numId w:val="25"/>
        </w:numPr>
        <w:tabs>
          <w:tab w:val="left" w:leader="dot" w:pos="8640"/>
          <w:tab w:val="left" w:leader="dot" w:pos="9000"/>
        </w:tabs>
        <w:spacing w:before="120" w:after="120" w:line="288" w:lineRule="auto"/>
        <w:contextualSpacing w:val="0"/>
        <w:jc w:val="both"/>
        <w:rPr>
          <w:rFonts w:ascii="Times New Roman" w:hAnsi="Times New Roman"/>
          <w:b/>
          <w:sz w:val="24"/>
          <w:szCs w:val="24"/>
        </w:rPr>
      </w:pPr>
      <w:r w:rsidRPr="0013378C">
        <w:rPr>
          <w:rFonts w:ascii="Times New Roman" w:hAnsi="Times New Roman"/>
          <w:b/>
          <w:sz w:val="24"/>
          <w:szCs w:val="24"/>
        </w:rPr>
        <w:t>Đăng ký xuất hóa đơn VAT</w:t>
      </w:r>
      <w:r w:rsidR="00855178" w:rsidRPr="0013378C">
        <w:rPr>
          <w:rFonts w:ascii="Times New Roman" w:hAnsi="Times New Roman"/>
          <w:b/>
          <w:sz w:val="24"/>
          <w:szCs w:val="24"/>
        </w:rPr>
        <w:t xml:space="preserve"> và nhận hóa đơn VAT: </w:t>
      </w:r>
    </w:p>
    <w:p w14:paraId="7D55758E" w14:textId="4E482687" w:rsidR="00632DAD" w:rsidRPr="0013378C" w:rsidRDefault="00632DAD" w:rsidP="00EA6F86">
      <w:pPr>
        <w:pStyle w:val="ListParagraph"/>
        <w:numPr>
          <w:ilvl w:val="0"/>
          <w:numId w:val="26"/>
        </w:numPr>
        <w:tabs>
          <w:tab w:val="left" w:leader="dot" w:pos="9000"/>
        </w:tabs>
        <w:spacing w:before="120" w:after="120" w:line="288" w:lineRule="auto"/>
        <w:contextualSpacing w:val="0"/>
        <w:jc w:val="both"/>
        <w:rPr>
          <w:rFonts w:ascii="Times New Roman" w:hAnsi="Times New Roman"/>
          <w:sz w:val="24"/>
          <w:szCs w:val="24"/>
        </w:rPr>
      </w:pPr>
      <w:r w:rsidRPr="0013378C">
        <w:rPr>
          <w:rFonts w:ascii="Times New Roman" w:hAnsi="Times New Roman"/>
          <w:sz w:val="24"/>
          <w:szCs w:val="24"/>
        </w:rPr>
        <w:t>Mã số thuế:…………………………………………….</w:t>
      </w:r>
    </w:p>
    <w:p w14:paraId="6AD69623" w14:textId="2B59A355" w:rsidR="00855178" w:rsidRPr="0013378C" w:rsidRDefault="00373711" w:rsidP="00EA6F86">
      <w:pPr>
        <w:pStyle w:val="ListParagraph"/>
        <w:numPr>
          <w:ilvl w:val="0"/>
          <w:numId w:val="26"/>
        </w:numPr>
        <w:tabs>
          <w:tab w:val="left" w:leader="dot" w:pos="9000"/>
        </w:tabs>
        <w:spacing w:before="120" w:after="120" w:line="288" w:lineRule="auto"/>
        <w:contextualSpacing w:val="0"/>
        <w:jc w:val="both"/>
        <w:rPr>
          <w:rFonts w:ascii="Times New Roman" w:hAnsi="Times New Roman"/>
          <w:sz w:val="24"/>
          <w:szCs w:val="24"/>
        </w:rPr>
      </w:pPr>
      <w:r w:rsidRPr="0013378C">
        <w:rPr>
          <w:rFonts w:ascii="Times New Roman" w:hAnsi="Times New Roman"/>
          <w:sz w:val="24"/>
          <w:szCs w:val="24"/>
        </w:rPr>
        <w:t>Tên người nhận</w:t>
      </w:r>
      <w:r w:rsidR="00855178" w:rsidRPr="0013378C">
        <w:rPr>
          <w:rFonts w:ascii="Times New Roman" w:hAnsi="Times New Roman"/>
          <w:sz w:val="24"/>
          <w:szCs w:val="24"/>
        </w:rPr>
        <w:t xml:space="preserve"> hóa đơn VAT</w:t>
      </w:r>
      <w:r w:rsidRPr="0013378C">
        <w:rPr>
          <w:rFonts w:ascii="Times New Roman" w:hAnsi="Times New Roman"/>
          <w:sz w:val="24"/>
          <w:szCs w:val="24"/>
        </w:rPr>
        <w:t xml:space="preserve"> : </w:t>
      </w:r>
      <w:r w:rsidR="00F17DEA" w:rsidRPr="0013378C">
        <w:rPr>
          <w:rFonts w:ascii="Times New Roman" w:hAnsi="Times New Roman"/>
          <w:sz w:val="24"/>
          <w:szCs w:val="24"/>
        </w:rPr>
        <w:t>………………………</w:t>
      </w:r>
    </w:p>
    <w:p w14:paraId="528BCA49" w14:textId="23EE5B5E" w:rsidR="00373711" w:rsidRPr="0013378C" w:rsidRDefault="00F17DEA" w:rsidP="00EA6F86">
      <w:pPr>
        <w:pStyle w:val="ListParagraph"/>
        <w:numPr>
          <w:ilvl w:val="0"/>
          <w:numId w:val="26"/>
        </w:numPr>
        <w:tabs>
          <w:tab w:val="left" w:leader="dot" w:pos="9000"/>
        </w:tabs>
        <w:spacing w:before="120" w:after="120" w:line="288" w:lineRule="auto"/>
        <w:contextualSpacing w:val="0"/>
        <w:jc w:val="both"/>
        <w:rPr>
          <w:rFonts w:ascii="Times New Roman" w:hAnsi="Times New Roman"/>
          <w:sz w:val="24"/>
          <w:szCs w:val="24"/>
        </w:rPr>
      </w:pPr>
      <w:r w:rsidRPr="0013378C">
        <w:rPr>
          <w:rFonts w:ascii="Times New Roman" w:hAnsi="Times New Roman"/>
          <w:sz w:val="24"/>
          <w:szCs w:val="24"/>
        </w:rPr>
        <w:t xml:space="preserve">Số </w:t>
      </w:r>
      <w:r w:rsidR="00855178" w:rsidRPr="0013378C">
        <w:rPr>
          <w:rFonts w:ascii="Times New Roman" w:hAnsi="Times New Roman"/>
          <w:sz w:val="24"/>
          <w:szCs w:val="24"/>
        </w:rPr>
        <w:t xml:space="preserve">điện </w:t>
      </w:r>
      <w:r w:rsidR="00571CF8" w:rsidRPr="0013378C">
        <w:rPr>
          <w:rFonts w:ascii="Times New Roman" w:hAnsi="Times New Roman"/>
          <w:sz w:val="24"/>
          <w:szCs w:val="24"/>
        </w:rPr>
        <w:t>t</w:t>
      </w:r>
      <w:r w:rsidRPr="0013378C">
        <w:rPr>
          <w:rFonts w:ascii="Times New Roman" w:hAnsi="Times New Roman"/>
          <w:sz w:val="24"/>
          <w:szCs w:val="24"/>
        </w:rPr>
        <w:t>hoại:</w:t>
      </w:r>
      <w:r w:rsidR="00560BEC" w:rsidRPr="0013378C">
        <w:rPr>
          <w:rFonts w:ascii="Times New Roman" w:hAnsi="Times New Roman"/>
          <w:sz w:val="24"/>
          <w:szCs w:val="24"/>
        </w:rPr>
        <w:t xml:space="preserve"> </w:t>
      </w:r>
      <w:r w:rsidR="00272E43" w:rsidRPr="0013378C">
        <w:rPr>
          <w:rFonts w:ascii="Times New Roman" w:hAnsi="Times New Roman"/>
          <w:sz w:val="24"/>
          <w:szCs w:val="24"/>
        </w:rPr>
        <w:t>………………</w:t>
      </w:r>
    </w:p>
    <w:p w14:paraId="6307DB93" w14:textId="422B5338" w:rsidR="0013378C" w:rsidRPr="0013378C" w:rsidRDefault="00CE08C3" w:rsidP="00EA6F86">
      <w:pPr>
        <w:pStyle w:val="ListParagraph"/>
        <w:numPr>
          <w:ilvl w:val="0"/>
          <w:numId w:val="26"/>
        </w:numPr>
        <w:tabs>
          <w:tab w:val="left" w:leader="dot" w:pos="9000"/>
        </w:tabs>
        <w:spacing w:before="120" w:after="120" w:line="288" w:lineRule="auto"/>
        <w:contextualSpacing w:val="0"/>
        <w:jc w:val="both"/>
        <w:rPr>
          <w:rFonts w:ascii="Times New Roman" w:hAnsi="Times New Roman"/>
          <w:sz w:val="24"/>
          <w:szCs w:val="24"/>
        </w:rPr>
      </w:pPr>
      <w:r w:rsidRPr="0013378C">
        <w:rPr>
          <w:rFonts w:ascii="Times New Roman" w:hAnsi="Times New Roman"/>
          <w:sz w:val="24"/>
          <w:szCs w:val="24"/>
        </w:rPr>
        <w:t xml:space="preserve">Địa chỉ </w:t>
      </w:r>
      <w:r w:rsidR="00C040E8" w:rsidRPr="0013378C">
        <w:rPr>
          <w:rFonts w:ascii="Times New Roman" w:hAnsi="Times New Roman"/>
          <w:sz w:val="24"/>
          <w:szCs w:val="24"/>
        </w:rPr>
        <w:t xml:space="preserve">email </w:t>
      </w:r>
      <w:r w:rsidRPr="0013378C">
        <w:rPr>
          <w:rFonts w:ascii="Times New Roman" w:hAnsi="Times New Roman"/>
          <w:sz w:val="24"/>
          <w:szCs w:val="24"/>
        </w:rPr>
        <w:t>nhận hóa đơn VAT</w:t>
      </w:r>
      <w:r w:rsidR="00F645AF" w:rsidRPr="0013378C">
        <w:rPr>
          <w:rStyle w:val="FootnoteReference"/>
          <w:rFonts w:ascii="Times New Roman" w:hAnsi="Times New Roman"/>
          <w:sz w:val="24"/>
          <w:szCs w:val="24"/>
        </w:rPr>
        <w:footnoteReference w:id="3"/>
      </w:r>
      <w:r w:rsidRPr="0013378C">
        <w:rPr>
          <w:rFonts w:ascii="Times New Roman" w:hAnsi="Times New Roman"/>
          <w:sz w:val="24"/>
          <w:szCs w:val="24"/>
        </w:rPr>
        <w:t xml:space="preserve"> : </w:t>
      </w:r>
      <w:r w:rsidR="00560BEC" w:rsidRPr="0013378C">
        <w:rPr>
          <w:rFonts w:ascii="Times New Roman" w:hAnsi="Times New Roman"/>
          <w:sz w:val="24"/>
          <w:szCs w:val="24"/>
        </w:rPr>
        <w:t>………………</w:t>
      </w:r>
    </w:p>
    <w:p w14:paraId="27A58E2E" w14:textId="16A320A7" w:rsidR="00CB59D1" w:rsidRPr="00EA6F86" w:rsidRDefault="00EA6F86" w:rsidP="00EA6F86">
      <w:pPr>
        <w:pStyle w:val="ListParagraph"/>
        <w:numPr>
          <w:ilvl w:val="0"/>
          <w:numId w:val="25"/>
        </w:numPr>
        <w:tabs>
          <w:tab w:val="left" w:leader="dot" w:pos="8640"/>
          <w:tab w:val="left" w:leader="dot" w:pos="9000"/>
        </w:tabs>
        <w:spacing w:before="120" w:after="120" w:line="288" w:lineRule="auto"/>
        <w:contextualSpacing w:val="0"/>
        <w:jc w:val="both"/>
        <w:rPr>
          <w:rFonts w:ascii="Times New Roman" w:hAnsi="Times New Roman"/>
          <w:b/>
          <w:sz w:val="24"/>
          <w:szCs w:val="24"/>
        </w:rPr>
      </w:pPr>
      <w:r>
        <w:rPr>
          <w:rFonts w:ascii="Times New Roman" w:hAnsi="Times New Roman"/>
          <w:b/>
          <w:sz w:val="24"/>
          <w:szCs w:val="24"/>
          <w:lang w:val="en-US"/>
        </w:rPr>
        <w:t>Các nội dung đăng ký khác</w:t>
      </w:r>
      <w:r w:rsidR="00D85AE4" w:rsidRPr="00EA6F86">
        <w:rPr>
          <w:rFonts w:ascii="Times New Roman" w:hAnsi="Times New Roman"/>
          <w:b/>
          <w:sz w:val="24"/>
          <w:szCs w:val="24"/>
        </w:rPr>
        <w:t>:</w:t>
      </w:r>
      <w:r w:rsidR="00CB59D1" w:rsidRPr="00EA6F86">
        <w:rPr>
          <w:rFonts w:ascii="Times New Roman" w:hAnsi="Times New Roman"/>
          <w:b/>
          <w:sz w:val="24"/>
          <w:szCs w:val="24"/>
        </w:rPr>
        <w:t xml:space="preserve"> </w:t>
      </w:r>
    </w:p>
    <w:p w14:paraId="50651220" w14:textId="2158623C" w:rsidR="00EA6F86" w:rsidRDefault="00E1375D" w:rsidP="00EA6F86">
      <w:pPr>
        <w:pStyle w:val="ListParagraph"/>
        <w:numPr>
          <w:ilvl w:val="0"/>
          <w:numId w:val="26"/>
        </w:numPr>
        <w:tabs>
          <w:tab w:val="left" w:leader="dot" w:pos="9000"/>
        </w:tabs>
        <w:spacing w:before="120" w:after="120" w:line="288" w:lineRule="auto"/>
        <w:contextualSpacing w:val="0"/>
        <w:jc w:val="both"/>
        <w:rPr>
          <w:rFonts w:ascii="Times New Roman" w:hAnsi="Times New Roman"/>
          <w:sz w:val="24"/>
          <w:szCs w:val="24"/>
        </w:rPr>
      </w:pPr>
      <w:r w:rsidRPr="00EA6F86">
        <w:rPr>
          <w:rFonts w:ascii="Times New Roman" w:hAnsi="Times New Roman"/>
          <w:sz w:val="24"/>
          <w:szCs w:val="24"/>
        </w:rPr>
        <w:t>Nhận</w:t>
      </w:r>
      <w:r w:rsidR="001C157F" w:rsidRPr="00EA6F86">
        <w:rPr>
          <w:rFonts w:ascii="Times New Roman" w:hAnsi="Times New Roman"/>
          <w:sz w:val="24"/>
          <w:szCs w:val="24"/>
        </w:rPr>
        <w:t xml:space="preserve"> các thông tin về Tổng doanh số </w:t>
      </w:r>
      <w:r w:rsidRPr="00EA6F86">
        <w:rPr>
          <w:rFonts w:ascii="Times New Roman" w:hAnsi="Times New Roman"/>
          <w:sz w:val="24"/>
          <w:szCs w:val="24"/>
        </w:rPr>
        <w:t xml:space="preserve">Giao </w:t>
      </w:r>
      <w:r w:rsidR="001C157F" w:rsidRPr="00EA6F86">
        <w:rPr>
          <w:rFonts w:ascii="Times New Roman" w:hAnsi="Times New Roman"/>
          <w:sz w:val="24"/>
          <w:szCs w:val="24"/>
        </w:rPr>
        <w:t xml:space="preserve">dịch qua </w:t>
      </w:r>
      <w:r w:rsidR="00E416F4" w:rsidRPr="00EA6F86">
        <w:rPr>
          <w:rFonts w:ascii="Times New Roman" w:hAnsi="Times New Roman"/>
          <w:sz w:val="24"/>
          <w:szCs w:val="24"/>
        </w:rPr>
        <w:t xml:space="preserve">MerchantQR </w:t>
      </w:r>
      <w:r w:rsidR="001C157F" w:rsidRPr="00EA6F86">
        <w:rPr>
          <w:rFonts w:ascii="Times New Roman" w:hAnsi="Times New Roman"/>
          <w:sz w:val="24"/>
          <w:szCs w:val="24"/>
        </w:rPr>
        <w:t xml:space="preserve">hàng tháng và chi tiết liệt kê giao dịch </w:t>
      </w:r>
      <w:r w:rsidRPr="00EA6F86">
        <w:rPr>
          <w:rFonts w:ascii="Times New Roman" w:hAnsi="Times New Roman"/>
          <w:sz w:val="24"/>
          <w:szCs w:val="24"/>
        </w:rPr>
        <w:t>(nếu chúng tôi có yêu cầu</w:t>
      </w:r>
      <w:r w:rsidR="001315D8">
        <w:rPr>
          <w:rFonts w:ascii="Times New Roman" w:hAnsi="Times New Roman"/>
          <w:sz w:val="24"/>
          <w:szCs w:val="24"/>
          <w:lang w:val="en-US"/>
        </w:rPr>
        <w:t xml:space="preserve"> bằng email thông qua cá nhân đăng ký dưới đây</w:t>
      </w:r>
      <w:r w:rsidRPr="00EA6F86">
        <w:rPr>
          <w:rFonts w:ascii="Times New Roman" w:hAnsi="Times New Roman"/>
          <w:sz w:val="24"/>
          <w:szCs w:val="24"/>
        </w:rPr>
        <w:t xml:space="preserve">) từ Ngân hàng: </w:t>
      </w:r>
    </w:p>
    <w:p w14:paraId="154C3A1A" w14:textId="7F0C29D5" w:rsidR="001C157F" w:rsidRPr="007B1030" w:rsidRDefault="00E1375D" w:rsidP="00EA6F86">
      <w:pPr>
        <w:pStyle w:val="ListParagraph"/>
        <w:tabs>
          <w:tab w:val="left" w:leader="dot" w:pos="9000"/>
        </w:tabs>
        <w:spacing w:before="120" w:after="120" w:line="288" w:lineRule="auto"/>
        <w:ind w:left="1080"/>
        <w:contextualSpacing w:val="0"/>
        <w:jc w:val="both"/>
        <w:rPr>
          <w:rFonts w:ascii="Times New Roman" w:hAnsi="Times New Roman"/>
          <w:sz w:val="24"/>
          <w:szCs w:val="24"/>
          <w:lang w:val="en-US"/>
        </w:rPr>
      </w:pPr>
      <w:r w:rsidRPr="00EA6F86">
        <w:rPr>
          <w:rFonts w:ascii="Times New Roman" w:hAnsi="Times New Roman"/>
          <w:sz w:val="24"/>
          <w:szCs w:val="24"/>
        </w:rPr>
        <w:t xml:space="preserve">Đề nghị Ngân hàng gửi các thông tin này </w:t>
      </w:r>
      <w:r w:rsidR="001C157F" w:rsidRPr="00EA6F86">
        <w:rPr>
          <w:rFonts w:ascii="Times New Roman" w:hAnsi="Times New Roman"/>
          <w:sz w:val="24"/>
          <w:szCs w:val="24"/>
        </w:rPr>
        <w:t xml:space="preserve">cho </w:t>
      </w:r>
      <w:r w:rsidRPr="00EA6F86">
        <w:rPr>
          <w:rFonts w:ascii="Times New Roman" w:hAnsi="Times New Roman"/>
          <w:sz w:val="24"/>
          <w:szCs w:val="24"/>
        </w:rPr>
        <w:t xml:space="preserve">Ông/Bà: </w:t>
      </w:r>
      <w:r w:rsidR="00D41946" w:rsidRPr="00EA6F86">
        <w:rPr>
          <w:rFonts w:ascii="Times New Roman" w:hAnsi="Times New Roman"/>
          <w:sz w:val="24"/>
          <w:szCs w:val="24"/>
        </w:rPr>
        <w:t>………………………</w:t>
      </w:r>
      <w:r w:rsidRPr="00EA6F86">
        <w:rPr>
          <w:rFonts w:ascii="Times New Roman" w:hAnsi="Times New Roman"/>
          <w:sz w:val="24"/>
          <w:szCs w:val="24"/>
        </w:rPr>
        <w:t xml:space="preserve"> </w:t>
      </w:r>
      <w:r w:rsidR="001C157F" w:rsidRPr="00EA6F86">
        <w:rPr>
          <w:rFonts w:ascii="Times New Roman" w:hAnsi="Times New Roman"/>
          <w:sz w:val="24"/>
          <w:szCs w:val="24"/>
        </w:rPr>
        <w:t>qua địa chỉ email : ………………………..</w:t>
      </w:r>
    </w:p>
    <w:p w14:paraId="2FE0AE7A" w14:textId="602A43DA" w:rsidR="00D85AE4" w:rsidRPr="00EA6F86" w:rsidRDefault="00024056" w:rsidP="00EA6F86">
      <w:pPr>
        <w:pStyle w:val="ListParagraph"/>
        <w:numPr>
          <w:ilvl w:val="0"/>
          <w:numId w:val="26"/>
        </w:numPr>
        <w:tabs>
          <w:tab w:val="left" w:leader="dot" w:pos="9000"/>
        </w:tabs>
        <w:spacing w:before="120" w:after="120" w:line="288" w:lineRule="auto"/>
        <w:contextualSpacing w:val="0"/>
        <w:jc w:val="both"/>
        <w:rPr>
          <w:rFonts w:ascii="Times New Roman" w:hAnsi="Times New Roman"/>
          <w:sz w:val="24"/>
          <w:szCs w:val="24"/>
        </w:rPr>
      </w:pPr>
      <w:r w:rsidRPr="00EA6F86">
        <w:rPr>
          <w:rFonts w:ascii="Times New Roman" w:hAnsi="Times New Roman"/>
          <w:sz w:val="24"/>
          <w:szCs w:val="24"/>
        </w:rPr>
        <w:t xml:space="preserve">Đăng ký khác: </w:t>
      </w:r>
      <w:r w:rsidR="00D85AE4" w:rsidRPr="00EA6F86">
        <w:rPr>
          <w:rFonts w:ascii="Times New Roman" w:hAnsi="Times New Roman"/>
          <w:sz w:val="24"/>
          <w:szCs w:val="24"/>
        </w:rPr>
        <w:t>…………………………………..</w:t>
      </w:r>
      <w:r w:rsidRPr="00EA6F86">
        <w:rPr>
          <w:rFonts w:ascii="Times New Roman" w:hAnsi="Times New Roman"/>
          <w:sz w:val="24"/>
          <w:szCs w:val="24"/>
        </w:rPr>
        <w:t>………</w:t>
      </w:r>
    </w:p>
    <w:p w14:paraId="30EC7706" w14:textId="4BF24092" w:rsidR="00710A0C" w:rsidRPr="00183897" w:rsidRDefault="00710A0C" w:rsidP="00710A0C">
      <w:pPr>
        <w:widowControl w:val="0"/>
        <w:tabs>
          <w:tab w:val="left" w:pos="360"/>
          <w:tab w:val="left" w:leader="dot" w:pos="8640"/>
          <w:tab w:val="left" w:leader="dot" w:pos="9000"/>
        </w:tabs>
        <w:spacing w:after="120" w:line="276" w:lineRule="auto"/>
        <w:ind w:right="-331"/>
        <w:jc w:val="both"/>
        <w:rPr>
          <w:b/>
          <w:sz w:val="24"/>
          <w:szCs w:val="24"/>
        </w:rPr>
      </w:pPr>
      <w:r>
        <w:rPr>
          <w:b/>
          <w:sz w:val="24"/>
          <w:szCs w:val="24"/>
        </w:rPr>
        <w:t>III</w:t>
      </w:r>
      <w:r w:rsidRPr="00183897">
        <w:rPr>
          <w:b/>
          <w:sz w:val="24"/>
          <w:szCs w:val="24"/>
        </w:rPr>
        <w:t>. CAM KẾT CỦA ĐVCNT</w:t>
      </w:r>
      <w:r w:rsidR="00B36007">
        <w:rPr>
          <w:b/>
          <w:sz w:val="24"/>
          <w:szCs w:val="24"/>
        </w:rPr>
        <w:t>T</w:t>
      </w:r>
    </w:p>
    <w:p w14:paraId="7A9EF03A" w14:textId="16FC880D" w:rsidR="00710A0C" w:rsidRPr="00183897" w:rsidRDefault="00710A0C" w:rsidP="00710A0C">
      <w:pPr>
        <w:widowControl w:val="0"/>
        <w:tabs>
          <w:tab w:val="left" w:pos="360"/>
          <w:tab w:val="left" w:leader="dot" w:pos="8640"/>
          <w:tab w:val="left" w:leader="dot" w:pos="9000"/>
        </w:tabs>
        <w:spacing w:after="120"/>
        <w:ind w:right="-25"/>
        <w:jc w:val="both"/>
        <w:rPr>
          <w:sz w:val="24"/>
          <w:szCs w:val="24"/>
        </w:rPr>
      </w:pPr>
      <w:r w:rsidRPr="00183897">
        <w:rPr>
          <w:sz w:val="24"/>
          <w:szCs w:val="24"/>
        </w:rPr>
        <w:t xml:space="preserve">Bằng việc ký Giấy đề nghị đăng ký và sử dụng Dịch vụ </w:t>
      </w:r>
      <w:r w:rsidRPr="00710A0C">
        <w:rPr>
          <w:sz w:val="24"/>
          <w:szCs w:val="24"/>
        </w:rPr>
        <w:t xml:space="preserve">sử dụng dịch vụ MerchantQR </w:t>
      </w:r>
      <w:r w:rsidRPr="00183897">
        <w:rPr>
          <w:sz w:val="24"/>
          <w:szCs w:val="24"/>
        </w:rPr>
        <w:t>này (“</w:t>
      </w:r>
      <w:r w:rsidRPr="00183897">
        <w:rPr>
          <w:b/>
          <w:sz w:val="24"/>
          <w:szCs w:val="24"/>
        </w:rPr>
        <w:t>Giấy đề nghị</w:t>
      </w:r>
      <w:r w:rsidRPr="00183897">
        <w:rPr>
          <w:sz w:val="24"/>
          <w:szCs w:val="24"/>
        </w:rPr>
        <w:t>”), Tôi/Chúng tôi:</w:t>
      </w:r>
    </w:p>
    <w:p w14:paraId="3E72D31D" w14:textId="77777777" w:rsidR="00710A0C" w:rsidRPr="00183897" w:rsidRDefault="00710A0C" w:rsidP="00710A0C">
      <w:pPr>
        <w:pStyle w:val="ListParagraph"/>
        <w:widowControl w:val="0"/>
        <w:numPr>
          <w:ilvl w:val="0"/>
          <w:numId w:val="31"/>
        </w:numPr>
        <w:tabs>
          <w:tab w:val="left" w:leader="dot" w:pos="8640"/>
          <w:tab w:val="left" w:leader="dot" w:pos="9000"/>
        </w:tabs>
        <w:spacing w:after="120"/>
        <w:ind w:left="360" w:right="-25"/>
        <w:contextualSpacing w:val="0"/>
        <w:jc w:val="both"/>
        <w:rPr>
          <w:rFonts w:ascii="Times New Roman" w:hAnsi="Times New Roman"/>
          <w:b/>
          <w:sz w:val="24"/>
          <w:szCs w:val="24"/>
        </w:rPr>
      </w:pPr>
      <w:r w:rsidRPr="00183897">
        <w:rPr>
          <w:rFonts w:ascii="Times New Roman" w:hAnsi="Times New Roman"/>
          <w:sz w:val="24"/>
          <w:szCs w:val="24"/>
        </w:rPr>
        <w:lastRenderedPageBreak/>
        <w:t>Cam đoan và xác nhận những thông tin đăng ký trên đây là đúng sự thật và hoàn toàn chịu trách nhiệm trước pháp luật về các thông tin đã cung cấp</w:t>
      </w:r>
      <w:r w:rsidRPr="00183897">
        <w:rPr>
          <w:rFonts w:ascii="Times New Roman" w:hAnsi="Times New Roman"/>
          <w:sz w:val="24"/>
          <w:szCs w:val="24"/>
          <w:lang w:val="en-US"/>
        </w:rPr>
        <w:t>;</w:t>
      </w:r>
    </w:p>
    <w:p w14:paraId="1983DC5E" w14:textId="12784A91" w:rsidR="009B6912" w:rsidRPr="00706646" w:rsidRDefault="009B6912" w:rsidP="00710A0C">
      <w:pPr>
        <w:pStyle w:val="ListParagraph"/>
        <w:widowControl w:val="0"/>
        <w:numPr>
          <w:ilvl w:val="0"/>
          <w:numId w:val="31"/>
        </w:numPr>
        <w:tabs>
          <w:tab w:val="left" w:leader="dot" w:pos="8640"/>
          <w:tab w:val="left" w:leader="dot" w:pos="9000"/>
        </w:tabs>
        <w:spacing w:after="120"/>
        <w:ind w:left="360" w:right="-25"/>
        <w:contextualSpacing w:val="0"/>
        <w:jc w:val="both"/>
        <w:rPr>
          <w:rFonts w:ascii="Times New Roman" w:hAnsi="Times New Roman"/>
          <w:color w:val="000000"/>
          <w:sz w:val="24"/>
          <w:szCs w:val="24"/>
          <w:lang w:val="en-US"/>
        </w:rPr>
      </w:pPr>
      <w:r>
        <w:rPr>
          <w:rFonts w:ascii="Times New Roman" w:hAnsi="Times New Roman"/>
          <w:color w:val="000000"/>
          <w:sz w:val="24"/>
          <w:szCs w:val="24"/>
          <w:lang w:val="en-US"/>
        </w:rPr>
        <w:t xml:space="preserve">Trường hợp, Tôi/Chúng tôi sử dụng </w:t>
      </w:r>
      <w:r w:rsidRPr="007D2DFE">
        <w:rPr>
          <w:rFonts w:ascii="Times New Roman" w:hAnsi="Times New Roman"/>
          <w:color w:val="000000"/>
          <w:sz w:val="24"/>
          <w:szCs w:val="24"/>
          <w:lang w:val="en-US"/>
        </w:rPr>
        <w:t>MerchantQR thông qua (các) website/ứng dụng TMĐT</w:t>
      </w:r>
      <w:r w:rsidR="00706646">
        <w:rPr>
          <w:rFonts w:ascii="Times New Roman" w:hAnsi="Times New Roman"/>
          <w:color w:val="000000"/>
          <w:sz w:val="24"/>
          <w:szCs w:val="24"/>
        </w:rPr>
        <w:t>/</w:t>
      </w:r>
      <w:r w:rsidR="00706646" w:rsidRPr="00706646">
        <w:rPr>
          <w:b/>
        </w:rPr>
        <w:t xml:space="preserve"> </w:t>
      </w:r>
      <w:r w:rsidR="00706646" w:rsidRPr="00706646">
        <w:rPr>
          <w:rFonts w:ascii="Times New Roman" w:hAnsi="Times New Roman"/>
          <w:color w:val="000000"/>
          <w:sz w:val="24"/>
          <w:szCs w:val="24"/>
          <w:lang w:val="en-US"/>
        </w:rPr>
        <w:t>ứng dụng kết nối trực tiếp với hệ thống của VPBank</w:t>
      </w:r>
      <w:r>
        <w:rPr>
          <w:rFonts w:ascii="Times New Roman" w:hAnsi="Times New Roman"/>
          <w:color w:val="000000"/>
          <w:sz w:val="24"/>
          <w:szCs w:val="24"/>
          <w:lang w:val="en-US"/>
        </w:rPr>
        <w:t>, Tôi/Chúng tôi đ</w:t>
      </w:r>
      <w:r w:rsidRPr="00183897">
        <w:rPr>
          <w:rFonts w:ascii="Times New Roman" w:hAnsi="Times New Roman"/>
          <w:color w:val="000000"/>
          <w:sz w:val="24"/>
          <w:szCs w:val="24"/>
        </w:rPr>
        <w:t xml:space="preserve">ồng ý rằng VPBank chỉ cung cấp, triển khai dịch vụ </w:t>
      </w:r>
      <w:r w:rsidRPr="00710A0C">
        <w:rPr>
          <w:rFonts w:ascii="Times New Roman" w:hAnsi="Times New Roman"/>
          <w:color w:val="000000"/>
          <w:sz w:val="24"/>
          <w:szCs w:val="24"/>
        </w:rPr>
        <w:t xml:space="preserve">sử dụng dịch vụ MerchantQR </w:t>
      </w:r>
      <w:r w:rsidRPr="00183897">
        <w:rPr>
          <w:rFonts w:ascii="Times New Roman" w:hAnsi="Times New Roman"/>
          <w:color w:val="000000"/>
          <w:sz w:val="24"/>
          <w:szCs w:val="24"/>
        </w:rPr>
        <w:t>khi Tôi/Chúng tôi đã có website</w:t>
      </w:r>
      <w:r>
        <w:rPr>
          <w:rFonts w:ascii="Times New Roman" w:hAnsi="Times New Roman"/>
          <w:color w:val="000000"/>
          <w:sz w:val="24"/>
          <w:szCs w:val="24"/>
          <w:lang w:val="en-US"/>
        </w:rPr>
        <w:t>/ứng dụng</w:t>
      </w:r>
      <w:r w:rsidRPr="00183897">
        <w:rPr>
          <w:rFonts w:ascii="Times New Roman" w:hAnsi="Times New Roman"/>
          <w:color w:val="000000"/>
          <w:sz w:val="24"/>
          <w:szCs w:val="24"/>
        </w:rPr>
        <w:t xml:space="preserve"> TMĐT</w:t>
      </w:r>
      <w:r w:rsidR="00706646">
        <w:rPr>
          <w:rFonts w:ascii="Times New Roman" w:hAnsi="Times New Roman"/>
          <w:color w:val="000000"/>
          <w:sz w:val="24"/>
          <w:szCs w:val="24"/>
        </w:rPr>
        <w:t>/</w:t>
      </w:r>
      <w:r w:rsidR="00706646" w:rsidRPr="00706646">
        <w:rPr>
          <w:rFonts w:ascii="Times New Roman" w:hAnsi="Times New Roman"/>
          <w:color w:val="000000"/>
          <w:sz w:val="24"/>
          <w:szCs w:val="24"/>
        </w:rPr>
        <w:t>ứng dụng kết nối trực tiếp với hệ thống của VPBank</w:t>
      </w:r>
      <w:r w:rsidRPr="00183897">
        <w:rPr>
          <w:rFonts w:ascii="Times New Roman" w:hAnsi="Times New Roman"/>
          <w:color w:val="000000"/>
          <w:sz w:val="24"/>
          <w:szCs w:val="24"/>
        </w:rPr>
        <w:t xml:space="preserve"> bán hàng phù hơp với quy định pháp luật và quy định của VPBank từng thời kỳ. </w:t>
      </w:r>
      <w:r>
        <w:rPr>
          <w:rFonts w:ascii="Times New Roman" w:hAnsi="Times New Roman"/>
          <w:color w:val="000000"/>
          <w:sz w:val="24"/>
          <w:szCs w:val="24"/>
          <w:lang w:val="en-US"/>
        </w:rPr>
        <w:t>Tôi/</w:t>
      </w:r>
      <w:r w:rsidRPr="00183897">
        <w:rPr>
          <w:rFonts w:ascii="Times New Roman" w:hAnsi="Times New Roman"/>
          <w:color w:val="000000"/>
          <w:sz w:val="24"/>
          <w:szCs w:val="24"/>
        </w:rPr>
        <w:t xml:space="preserve">Chúng tôi hoàn toàn chịu trách nhiệm về hoạt động mua bán hàng hóa, cung cấp dịch vụ trên </w:t>
      </w:r>
      <w:r w:rsidRPr="00706646">
        <w:rPr>
          <w:rFonts w:ascii="Times New Roman" w:hAnsi="Times New Roman"/>
          <w:color w:val="000000"/>
          <w:sz w:val="24"/>
          <w:szCs w:val="24"/>
          <w:lang w:val="en-US"/>
        </w:rPr>
        <w:t>website</w:t>
      </w:r>
      <w:r>
        <w:rPr>
          <w:rFonts w:ascii="Times New Roman" w:hAnsi="Times New Roman"/>
          <w:color w:val="000000"/>
          <w:sz w:val="24"/>
          <w:szCs w:val="24"/>
          <w:lang w:val="en-US"/>
        </w:rPr>
        <w:t>/ứng dụng</w:t>
      </w:r>
      <w:r w:rsidRPr="00706646">
        <w:rPr>
          <w:rFonts w:ascii="Times New Roman" w:hAnsi="Times New Roman"/>
          <w:color w:val="000000"/>
          <w:sz w:val="24"/>
          <w:szCs w:val="24"/>
          <w:lang w:val="en-US"/>
        </w:rPr>
        <w:t xml:space="preserve"> TMĐT</w:t>
      </w:r>
      <w:r w:rsidR="00706646" w:rsidRPr="00706646">
        <w:rPr>
          <w:rFonts w:ascii="Times New Roman" w:hAnsi="Times New Roman"/>
          <w:color w:val="000000"/>
          <w:sz w:val="24"/>
          <w:szCs w:val="24"/>
          <w:lang w:val="en-US"/>
        </w:rPr>
        <w:t>/ứng dụng kết nối trực tiếp với hệ thống của VPBank</w:t>
      </w:r>
      <w:r w:rsidRPr="00706646">
        <w:rPr>
          <w:rFonts w:ascii="Times New Roman" w:hAnsi="Times New Roman"/>
          <w:color w:val="000000"/>
          <w:sz w:val="24"/>
          <w:szCs w:val="24"/>
          <w:lang w:val="en-US"/>
        </w:rPr>
        <w:t xml:space="preserve"> bán hàng này.</w:t>
      </w:r>
    </w:p>
    <w:p w14:paraId="7C70B8DE" w14:textId="77777777" w:rsidR="009B6912" w:rsidRPr="0014152D" w:rsidRDefault="00710A0C" w:rsidP="00710A0C">
      <w:pPr>
        <w:pStyle w:val="ListParagraph"/>
        <w:widowControl w:val="0"/>
        <w:numPr>
          <w:ilvl w:val="0"/>
          <w:numId w:val="31"/>
        </w:numPr>
        <w:tabs>
          <w:tab w:val="left" w:leader="dot" w:pos="8640"/>
          <w:tab w:val="left" w:leader="dot" w:pos="9000"/>
        </w:tabs>
        <w:spacing w:after="120"/>
        <w:ind w:left="360" w:right="-25"/>
        <w:contextualSpacing w:val="0"/>
        <w:jc w:val="both"/>
        <w:rPr>
          <w:rFonts w:ascii="Times New Roman" w:hAnsi="Times New Roman"/>
          <w:sz w:val="24"/>
          <w:szCs w:val="24"/>
        </w:rPr>
      </w:pPr>
      <w:r w:rsidRPr="00183897">
        <w:rPr>
          <w:rFonts w:ascii="Times New Roman" w:hAnsi="Times New Roman"/>
          <w:sz w:val="24"/>
          <w:szCs w:val="24"/>
        </w:rPr>
        <w:t>Cam kết</w:t>
      </w:r>
      <w:r w:rsidR="009B6912">
        <w:rPr>
          <w:rFonts w:ascii="Times New Roman" w:hAnsi="Times New Roman"/>
          <w:sz w:val="24"/>
          <w:szCs w:val="24"/>
          <w:lang w:val="en-US"/>
        </w:rPr>
        <w:t>:</w:t>
      </w:r>
    </w:p>
    <w:p w14:paraId="5619C4B1" w14:textId="1C4AD934" w:rsidR="00710A0C" w:rsidRPr="00183897" w:rsidRDefault="009B6912" w:rsidP="0014152D">
      <w:pPr>
        <w:pStyle w:val="ListParagraph"/>
        <w:widowControl w:val="0"/>
        <w:numPr>
          <w:ilvl w:val="0"/>
          <w:numId w:val="30"/>
        </w:numPr>
        <w:tabs>
          <w:tab w:val="left" w:leader="dot" w:pos="8640"/>
          <w:tab w:val="left" w:leader="dot" w:pos="9000"/>
        </w:tabs>
        <w:spacing w:after="120"/>
        <w:ind w:right="-25"/>
        <w:contextualSpacing w:val="0"/>
        <w:jc w:val="both"/>
        <w:rPr>
          <w:rFonts w:ascii="Times New Roman" w:hAnsi="Times New Roman"/>
          <w:sz w:val="24"/>
          <w:szCs w:val="24"/>
        </w:rPr>
      </w:pPr>
      <w:r>
        <w:rPr>
          <w:rFonts w:ascii="Times New Roman" w:hAnsi="Times New Roman"/>
          <w:sz w:val="24"/>
          <w:szCs w:val="24"/>
          <w:lang w:val="en-US"/>
        </w:rPr>
        <w:t>T</w:t>
      </w:r>
      <w:r w:rsidR="00710A0C" w:rsidRPr="00183897">
        <w:rPr>
          <w:rFonts w:ascii="Times New Roman" w:hAnsi="Times New Roman"/>
          <w:sz w:val="24"/>
          <w:szCs w:val="24"/>
        </w:rPr>
        <w:t>ất cả các tài liệu, hồ sơ mà Tôi/Chúng tôi cung cấp cho VPBank là đúng sự thật và chính xác trên mọi phương diện và không có thông tin nào được che giấu hoặc làm sai lệch;</w:t>
      </w:r>
    </w:p>
    <w:p w14:paraId="359BAD3E" w14:textId="5FB95F60" w:rsidR="00710A0C" w:rsidRPr="00183897" w:rsidRDefault="009B6912" w:rsidP="00710A0C">
      <w:pPr>
        <w:pStyle w:val="ListParagraph"/>
        <w:widowControl w:val="0"/>
        <w:numPr>
          <w:ilvl w:val="0"/>
          <w:numId w:val="30"/>
        </w:numPr>
        <w:tabs>
          <w:tab w:val="left" w:leader="dot" w:pos="8640"/>
          <w:tab w:val="left" w:leader="dot" w:pos="9000"/>
        </w:tabs>
        <w:spacing w:after="120" w:line="240" w:lineRule="auto"/>
        <w:ind w:right="-25"/>
        <w:contextualSpacing w:val="0"/>
        <w:jc w:val="both"/>
        <w:rPr>
          <w:rFonts w:ascii="Times New Roman" w:hAnsi="Times New Roman"/>
          <w:sz w:val="24"/>
          <w:szCs w:val="24"/>
        </w:rPr>
      </w:pPr>
      <w:r>
        <w:rPr>
          <w:rFonts w:ascii="Times New Roman" w:eastAsia="Arial Unicode MS" w:hAnsi="Times New Roman"/>
          <w:bCs/>
          <w:sz w:val="24"/>
          <w:szCs w:val="24"/>
          <w:lang w:val="en-US"/>
        </w:rPr>
        <w:t>Trong suốt quá trình</w:t>
      </w:r>
      <w:r w:rsidR="00710A0C" w:rsidRPr="00183897">
        <w:rPr>
          <w:rFonts w:ascii="Times New Roman" w:eastAsia="Arial Unicode MS" w:hAnsi="Times New Roman"/>
          <w:bCs/>
          <w:sz w:val="24"/>
          <w:szCs w:val="24"/>
        </w:rPr>
        <w:t xml:space="preserve"> triển khai hoạt động thương mại điện tử, website</w:t>
      </w:r>
      <w:r>
        <w:rPr>
          <w:rFonts w:ascii="Times New Roman" w:eastAsia="Arial Unicode MS" w:hAnsi="Times New Roman"/>
          <w:bCs/>
          <w:sz w:val="24"/>
          <w:szCs w:val="24"/>
          <w:lang w:val="en-US"/>
        </w:rPr>
        <w:t>/ứng dụng</w:t>
      </w:r>
      <w:r w:rsidR="00710A0C" w:rsidRPr="00183897">
        <w:rPr>
          <w:rFonts w:ascii="Times New Roman" w:eastAsia="Arial Unicode MS" w:hAnsi="Times New Roman"/>
          <w:bCs/>
          <w:sz w:val="24"/>
          <w:szCs w:val="24"/>
        </w:rPr>
        <w:t xml:space="preserve"> TMĐT</w:t>
      </w:r>
      <w:r w:rsidR="00706646" w:rsidRPr="00706646">
        <w:rPr>
          <w:rFonts w:ascii="Times New Roman" w:hAnsi="Times New Roman"/>
          <w:color w:val="000000"/>
          <w:sz w:val="24"/>
          <w:szCs w:val="24"/>
          <w:lang w:val="en-US"/>
        </w:rPr>
        <w:t>/ứng dụng kết nối trực tiếp với hệ thống của VPBank</w:t>
      </w:r>
      <w:r w:rsidR="00710A0C" w:rsidRPr="00183897">
        <w:rPr>
          <w:rFonts w:ascii="Times New Roman" w:eastAsia="Arial Unicode MS" w:hAnsi="Times New Roman"/>
          <w:bCs/>
          <w:sz w:val="24"/>
          <w:szCs w:val="24"/>
        </w:rPr>
        <w:t xml:space="preserve"> bán hàng của Tôi/Chúng tôi có đầy đủ thông tin theo </w:t>
      </w:r>
      <w:r w:rsidR="00710A0C">
        <w:rPr>
          <w:rFonts w:ascii="Times New Roman" w:eastAsia="Arial Unicode MS" w:hAnsi="Times New Roman"/>
          <w:bCs/>
          <w:sz w:val="24"/>
          <w:szCs w:val="24"/>
          <w:lang w:val="en-US"/>
        </w:rPr>
        <w:t xml:space="preserve">Điểm 4.2 </w:t>
      </w:r>
      <w:r w:rsidR="00710A0C" w:rsidRPr="00183897">
        <w:rPr>
          <w:rFonts w:ascii="Times New Roman" w:eastAsia="Arial Unicode MS" w:hAnsi="Times New Roman"/>
          <w:bCs/>
          <w:sz w:val="24"/>
          <w:szCs w:val="24"/>
        </w:rPr>
        <w:t>Khoản 4 Mục II của Giấy đề nghị này.</w:t>
      </w:r>
    </w:p>
    <w:p w14:paraId="1FEC90B4" w14:textId="4A702DBF" w:rsidR="00710A0C" w:rsidRPr="00183897" w:rsidRDefault="00710A0C" w:rsidP="00710A0C">
      <w:pPr>
        <w:pStyle w:val="ListParagraph"/>
        <w:widowControl w:val="0"/>
        <w:numPr>
          <w:ilvl w:val="0"/>
          <w:numId w:val="30"/>
        </w:numPr>
        <w:tabs>
          <w:tab w:val="left" w:leader="dot" w:pos="8640"/>
          <w:tab w:val="left" w:leader="dot" w:pos="9000"/>
        </w:tabs>
        <w:spacing w:after="120"/>
        <w:ind w:right="-25"/>
        <w:contextualSpacing w:val="0"/>
        <w:jc w:val="both"/>
        <w:rPr>
          <w:rFonts w:ascii="Times New Roman" w:hAnsi="Times New Roman"/>
          <w:sz w:val="24"/>
          <w:szCs w:val="24"/>
        </w:rPr>
      </w:pPr>
      <w:r w:rsidRPr="00183897">
        <w:rPr>
          <w:rFonts w:ascii="Times New Roman" w:hAnsi="Times New Roman"/>
          <w:sz w:val="24"/>
          <w:szCs w:val="24"/>
          <w:lang w:val="pt-BR"/>
        </w:rPr>
        <w:t>Chịu trách nhiệm hoàn toàn đối với các tra soát, khiếu nại mà VPBank phải hoàn trả cho Chủ thẻ</w:t>
      </w:r>
      <w:r w:rsidR="00E9717B">
        <w:rPr>
          <w:rFonts w:ascii="Times New Roman" w:hAnsi="Times New Roman"/>
          <w:sz w:val="24"/>
          <w:szCs w:val="24"/>
          <w:lang w:val="pt-BR"/>
        </w:rPr>
        <w:t>/Chủ tài khoản</w:t>
      </w:r>
      <w:r w:rsidRPr="00183897">
        <w:rPr>
          <w:rFonts w:ascii="Times New Roman" w:hAnsi="Times New Roman"/>
          <w:sz w:val="24"/>
          <w:szCs w:val="24"/>
          <w:lang w:val="pt-BR"/>
        </w:rPr>
        <w:t xml:space="preserve"> liên quan đến hàng hóa, dịch vụ trên website/ứng dụng TMĐT</w:t>
      </w:r>
      <w:r w:rsidR="00706646">
        <w:rPr>
          <w:rFonts w:ascii="Times New Roman" w:hAnsi="Times New Roman"/>
          <w:sz w:val="24"/>
          <w:szCs w:val="24"/>
        </w:rPr>
        <w:t>/</w:t>
      </w:r>
      <w:r w:rsidR="00706646" w:rsidRPr="00706646">
        <w:rPr>
          <w:rFonts w:ascii="Times New Roman" w:hAnsi="Times New Roman"/>
          <w:color w:val="000000"/>
          <w:sz w:val="24"/>
          <w:szCs w:val="24"/>
          <w:lang w:val="en-US"/>
        </w:rPr>
        <w:t>ứng dụng kết nối trực tiếp với hệ thống của VPBank</w:t>
      </w:r>
      <w:r w:rsidRPr="00183897">
        <w:rPr>
          <w:rFonts w:ascii="Times New Roman" w:hAnsi="Times New Roman"/>
          <w:sz w:val="24"/>
          <w:szCs w:val="24"/>
          <w:lang w:val="pt-BR"/>
        </w:rPr>
        <w:t xml:space="preserve"> của </w:t>
      </w:r>
      <w:r w:rsidR="00E9717B">
        <w:rPr>
          <w:rFonts w:ascii="Times New Roman" w:hAnsi="Times New Roman"/>
          <w:sz w:val="24"/>
          <w:szCs w:val="24"/>
          <w:lang w:val="pt-BR"/>
        </w:rPr>
        <w:t>Tôi/Chúng tôi</w:t>
      </w:r>
      <w:r w:rsidRPr="00183897">
        <w:rPr>
          <w:rFonts w:ascii="Times New Roman" w:hAnsi="Times New Roman"/>
          <w:sz w:val="24"/>
          <w:szCs w:val="24"/>
          <w:lang w:val="pt-BR"/>
        </w:rPr>
        <w:t>;</w:t>
      </w:r>
    </w:p>
    <w:p w14:paraId="073D3382" w14:textId="79E260C4" w:rsidR="00710A0C" w:rsidRPr="00183897" w:rsidRDefault="00710A0C" w:rsidP="00710A0C">
      <w:pPr>
        <w:pStyle w:val="ListParagraph"/>
        <w:widowControl w:val="0"/>
        <w:numPr>
          <w:ilvl w:val="0"/>
          <w:numId w:val="30"/>
        </w:numPr>
        <w:tabs>
          <w:tab w:val="left" w:leader="dot" w:pos="8640"/>
          <w:tab w:val="left" w:leader="dot" w:pos="9000"/>
        </w:tabs>
        <w:spacing w:after="120"/>
        <w:ind w:right="-25"/>
        <w:contextualSpacing w:val="0"/>
        <w:jc w:val="both"/>
        <w:rPr>
          <w:rFonts w:ascii="Times New Roman" w:hAnsi="Times New Roman"/>
          <w:sz w:val="24"/>
          <w:szCs w:val="24"/>
        </w:rPr>
      </w:pPr>
      <w:r w:rsidRPr="00183897">
        <w:rPr>
          <w:rFonts w:ascii="Times New Roman" w:hAnsi="Times New Roman"/>
          <w:sz w:val="24"/>
          <w:szCs w:val="24"/>
          <w:lang w:val="pt-BR"/>
        </w:rPr>
        <w:t xml:space="preserve">Chịu trách nhiệm với các vi phạm tuân thủ của </w:t>
      </w:r>
      <w:r w:rsidR="00E9717B">
        <w:rPr>
          <w:rFonts w:ascii="Times New Roman" w:hAnsi="Times New Roman"/>
          <w:sz w:val="24"/>
          <w:szCs w:val="24"/>
          <w:lang w:val="pt-BR"/>
        </w:rPr>
        <w:t>Tôi/Chúng tôi</w:t>
      </w:r>
      <w:r w:rsidRPr="00183897">
        <w:rPr>
          <w:rFonts w:ascii="Times New Roman" w:hAnsi="Times New Roman"/>
          <w:sz w:val="24"/>
          <w:szCs w:val="24"/>
          <w:lang w:val="pt-BR"/>
        </w:rPr>
        <w:t xml:space="preserve"> hoặc các đối tác có liên quan đối với các quy định liên quan của Pháp luật Việt Nam và các Tổ chức thẻ trong quá trình sử dụng dịch vụ </w:t>
      </w:r>
      <w:r w:rsidR="004D3381">
        <w:rPr>
          <w:rFonts w:ascii="Times New Roman" w:hAnsi="Times New Roman"/>
          <w:sz w:val="24"/>
          <w:szCs w:val="24"/>
          <w:lang w:val="pt-BR"/>
        </w:rPr>
        <w:t>MerchantQR</w:t>
      </w:r>
      <w:r w:rsidRPr="00183897">
        <w:rPr>
          <w:rFonts w:ascii="Times New Roman" w:hAnsi="Times New Roman"/>
          <w:sz w:val="24"/>
          <w:szCs w:val="24"/>
          <w:lang w:val="pt-BR"/>
        </w:rPr>
        <w:t>.</w:t>
      </w:r>
    </w:p>
    <w:p w14:paraId="51EDB999" w14:textId="77777777" w:rsidR="00710A0C" w:rsidRPr="00183897" w:rsidRDefault="00710A0C" w:rsidP="00710A0C">
      <w:pPr>
        <w:pStyle w:val="ListParagraph"/>
        <w:widowControl w:val="0"/>
        <w:numPr>
          <w:ilvl w:val="0"/>
          <w:numId w:val="31"/>
        </w:numPr>
        <w:tabs>
          <w:tab w:val="left" w:leader="dot" w:pos="8640"/>
          <w:tab w:val="left" w:leader="dot" w:pos="9000"/>
        </w:tabs>
        <w:spacing w:after="120"/>
        <w:ind w:left="360" w:right="-25"/>
        <w:contextualSpacing w:val="0"/>
        <w:jc w:val="both"/>
        <w:rPr>
          <w:rFonts w:ascii="Times New Roman" w:hAnsi="Times New Roman"/>
          <w:sz w:val="24"/>
          <w:szCs w:val="24"/>
        </w:rPr>
      </w:pPr>
      <w:r w:rsidRPr="00183897">
        <w:rPr>
          <w:rFonts w:ascii="Times New Roman" w:hAnsi="Times New Roman"/>
          <w:sz w:val="24"/>
          <w:szCs w:val="24"/>
        </w:rPr>
        <w:t>Đồng ý để VPBank xác thực thông tin nêu trên từ bất kỳ nguồn thông tin nào mà VPBank có được;</w:t>
      </w:r>
    </w:p>
    <w:p w14:paraId="24379D85" w14:textId="78855F12" w:rsidR="00710A0C" w:rsidRPr="00183897" w:rsidRDefault="00710A0C" w:rsidP="00710A0C">
      <w:pPr>
        <w:pStyle w:val="ListParagraph"/>
        <w:widowControl w:val="0"/>
        <w:numPr>
          <w:ilvl w:val="0"/>
          <w:numId w:val="31"/>
        </w:numPr>
        <w:tabs>
          <w:tab w:val="left" w:leader="dot" w:pos="8640"/>
          <w:tab w:val="left" w:leader="dot" w:pos="9000"/>
        </w:tabs>
        <w:spacing w:after="120"/>
        <w:ind w:left="360" w:right="-25"/>
        <w:contextualSpacing w:val="0"/>
        <w:jc w:val="both"/>
        <w:rPr>
          <w:rFonts w:ascii="Times New Roman" w:hAnsi="Times New Roman"/>
          <w:sz w:val="24"/>
          <w:szCs w:val="24"/>
        </w:rPr>
      </w:pPr>
      <w:r w:rsidRPr="00183897">
        <w:rPr>
          <w:rFonts w:ascii="Times New Roman" w:hAnsi="Times New Roman"/>
          <w:sz w:val="24"/>
          <w:szCs w:val="24"/>
        </w:rPr>
        <w:t>Tôi/Chúng tôi sẽ thông báo cho VPBank ngay khi có bất kỳ thay đổi nào đối với thông tin mà Tôi/Chúng tôi đã cung cấp cho VPBank và miễn trừ trách nhiệm của VPBank trong mọi trường hợp nếu Tôi/Chúng tôi chậm trễ trong việc thông báo này</w:t>
      </w:r>
      <w:r>
        <w:rPr>
          <w:rFonts w:ascii="Times New Roman" w:hAnsi="Times New Roman"/>
          <w:sz w:val="24"/>
          <w:szCs w:val="24"/>
          <w:lang w:val="en-US"/>
        </w:rPr>
        <w:t>;</w:t>
      </w:r>
    </w:p>
    <w:p w14:paraId="00DFF7B1" w14:textId="6576CDCB" w:rsidR="00236C3A" w:rsidRDefault="00236C3A" w:rsidP="002D7215">
      <w:pPr>
        <w:tabs>
          <w:tab w:val="left" w:pos="360"/>
          <w:tab w:val="left" w:leader="dot" w:pos="8640"/>
          <w:tab w:val="left" w:leader="dot" w:pos="9000"/>
        </w:tabs>
        <w:rPr>
          <w:b/>
          <w:sz w:val="24"/>
          <w:szCs w:val="24"/>
        </w:rPr>
      </w:pPr>
    </w:p>
    <w:p w14:paraId="437A8517" w14:textId="4A5A2F93" w:rsidR="009A5C9B" w:rsidRPr="00862B44" w:rsidRDefault="00632DAD" w:rsidP="009A5C9B">
      <w:pPr>
        <w:tabs>
          <w:tab w:val="left" w:pos="360"/>
          <w:tab w:val="left" w:leader="dot" w:pos="8640"/>
          <w:tab w:val="left" w:leader="dot" w:pos="9000"/>
        </w:tabs>
        <w:jc w:val="right"/>
        <w:rPr>
          <w:b/>
          <w:sz w:val="24"/>
          <w:szCs w:val="24"/>
        </w:rPr>
      </w:pPr>
      <w:r w:rsidRPr="00862B44">
        <w:rPr>
          <w:b/>
          <w:sz w:val="24"/>
          <w:szCs w:val="24"/>
        </w:rPr>
        <w:t xml:space="preserve"> </w:t>
      </w:r>
      <w:r w:rsidR="009A5C9B" w:rsidRPr="00862B44">
        <w:rPr>
          <w:b/>
          <w:sz w:val="24"/>
          <w:szCs w:val="24"/>
        </w:rPr>
        <w:t xml:space="preserve">   </w:t>
      </w:r>
      <w:r w:rsidR="009A5C9B" w:rsidRPr="00862B44">
        <w:rPr>
          <w:b/>
          <w:sz w:val="24"/>
          <w:szCs w:val="24"/>
        </w:rPr>
        <w:tab/>
        <w:t xml:space="preserve">                                                                            </w:t>
      </w:r>
      <w:r w:rsidR="009A5C9B" w:rsidRPr="00862B44">
        <w:rPr>
          <w:sz w:val="24"/>
          <w:szCs w:val="24"/>
        </w:rPr>
        <w:t>………</w:t>
      </w:r>
      <w:r w:rsidR="009A5C9B" w:rsidRPr="00862B44">
        <w:rPr>
          <w:i/>
          <w:sz w:val="24"/>
          <w:szCs w:val="24"/>
        </w:rPr>
        <w:t>, ngày…..tháng……năm 201…</w:t>
      </w:r>
      <w:r w:rsidR="009A5C9B" w:rsidRPr="00862B44">
        <w:rPr>
          <w:b/>
          <w:sz w:val="24"/>
          <w:szCs w:val="24"/>
        </w:rPr>
        <w:t xml:space="preserve">  </w:t>
      </w:r>
    </w:p>
    <w:tbl>
      <w:tblPr>
        <w:tblW w:w="4608" w:type="dxa"/>
        <w:tblInd w:w="4869" w:type="dxa"/>
        <w:tblLook w:val="01E0" w:firstRow="1" w:lastRow="1" w:firstColumn="1" w:lastColumn="1" w:noHBand="0" w:noVBand="0"/>
      </w:tblPr>
      <w:tblGrid>
        <w:gridCol w:w="4608"/>
      </w:tblGrid>
      <w:tr w:rsidR="00604422" w:rsidRPr="00862B44" w14:paraId="0B70F80C" w14:textId="77777777" w:rsidTr="00604422">
        <w:tc>
          <w:tcPr>
            <w:tcW w:w="4608" w:type="dxa"/>
          </w:tcPr>
          <w:p w14:paraId="71E23846" w14:textId="4800A155" w:rsidR="00604422" w:rsidRDefault="00177F88" w:rsidP="00604422">
            <w:pPr>
              <w:tabs>
                <w:tab w:val="left" w:pos="360"/>
                <w:tab w:val="left" w:leader="dot" w:pos="9000"/>
              </w:tabs>
              <w:spacing w:before="60" w:after="60"/>
              <w:jc w:val="center"/>
              <w:rPr>
                <w:b/>
                <w:sz w:val="24"/>
                <w:szCs w:val="24"/>
              </w:rPr>
            </w:pPr>
            <w:r>
              <w:rPr>
                <w:b/>
                <w:sz w:val="24"/>
                <w:szCs w:val="24"/>
              </w:rPr>
              <w:t>Khách hàng/</w:t>
            </w:r>
            <w:r w:rsidR="00604422">
              <w:rPr>
                <w:b/>
                <w:sz w:val="24"/>
                <w:szCs w:val="24"/>
              </w:rPr>
              <w:t xml:space="preserve">Đại diện </w:t>
            </w:r>
            <w:r>
              <w:rPr>
                <w:b/>
                <w:sz w:val="24"/>
                <w:szCs w:val="24"/>
              </w:rPr>
              <w:t>hợp pháp</w:t>
            </w:r>
            <w:r w:rsidR="00604422">
              <w:rPr>
                <w:b/>
                <w:sz w:val="24"/>
                <w:szCs w:val="24"/>
              </w:rPr>
              <w:t xml:space="preserve"> </w:t>
            </w:r>
          </w:p>
          <w:p w14:paraId="073806FE" w14:textId="5B3A081A" w:rsidR="00604422" w:rsidRPr="00862B44" w:rsidRDefault="00604422" w:rsidP="00177F88">
            <w:pPr>
              <w:tabs>
                <w:tab w:val="left" w:pos="360"/>
                <w:tab w:val="left" w:leader="dot" w:pos="9000"/>
              </w:tabs>
              <w:spacing w:before="60" w:after="60"/>
              <w:jc w:val="center"/>
              <w:rPr>
                <w:b/>
                <w:sz w:val="24"/>
                <w:szCs w:val="24"/>
              </w:rPr>
            </w:pPr>
            <w:r>
              <w:rPr>
                <w:b/>
                <w:sz w:val="24"/>
                <w:szCs w:val="24"/>
              </w:rPr>
              <w:t>của Khách hàng</w:t>
            </w:r>
          </w:p>
        </w:tc>
      </w:tr>
      <w:tr w:rsidR="00604422" w:rsidRPr="00862B44" w14:paraId="228A4562" w14:textId="77777777" w:rsidTr="00604422">
        <w:tc>
          <w:tcPr>
            <w:tcW w:w="4608" w:type="dxa"/>
          </w:tcPr>
          <w:p w14:paraId="0157DB72" w14:textId="630F366E" w:rsidR="00604422" w:rsidRPr="00862B44" w:rsidRDefault="00604422" w:rsidP="008377DF">
            <w:pPr>
              <w:tabs>
                <w:tab w:val="left" w:pos="360"/>
                <w:tab w:val="left" w:leader="dot" w:pos="9000"/>
              </w:tabs>
              <w:spacing w:before="60" w:after="60"/>
              <w:jc w:val="center"/>
              <w:rPr>
                <w:b/>
                <w:sz w:val="24"/>
                <w:szCs w:val="24"/>
              </w:rPr>
            </w:pPr>
            <w:r w:rsidRPr="00862B44">
              <w:rPr>
                <w:i/>
                <w:sz w:val="24"/>
                <w:szCs w:val="24"/>
              </w:rPr>
              <w:t>(Ký, ghi rõ họ tên, chức danh</w:t>
            </w:r>
            <w:r>
              <w:rPr>
                <w:i/>
                <w:sz w:val="24"/>
                <w:szCs w:val="24"/>
              </w:rPr>
              <w:t>, đóng dấu</w:t>
            </w:r>
            <w:r>
              <w:rPr>
                <w:rStyle w:val="FootnoteReference"/>
                <w:i/>
                <w:sz w:val="24"/>
                <w:szCs w:val="24"/>
              </w:rPr>
              <w:footnoteReference w:id="4"/>
            </w:r>
            <w:r w:rsidRPr="00862B44">
              <w:rPr>
                <w:i/>
                <w:sz w:val="24"/>
                <w:szCs w:val="24"/>
              </w:rPr>
              <w:t>)</w:t>
            </w:r>
          </w:p>
        </w:tc>
      </w:tr>
    </w:tbl>
    <w:p w14:paraId="2D949772" w14:textId="77777777" w:rsidR="009A5C9B" w:rsidRPr="00862B44" w:rsidRDefault="009A5C9B" w:rsidP="009A5C9B">
      <w:pPr>
        <w:tabs>
          <w:tab w:val="left" w:pos="360"/>
          <w:tab w:val="left" w:leader="dot" w:pos="8640"/>
          <w:tab w:val="left" w:leader="dot" w:pos="9000"/>
        </w:tabs>
        <w:jc w:val="both"/>
        <w:rPr>
          <w:b/>
          <w:sz w:val="24"/>
          <w:szCs w:val="24"/>
        </w:rPr>
      </w:pPr>
    </w:p>
    <w:p w14:paraId="3882C366" w14:textId="77777777" w:rsidR="00632DAD" w:rsidRPr="00862B44" w:rsidRDefault="00632DAD" w:rsidP="009A5C9B">
      <w:pPr>
        <w:tabs>
          <w:tab w:val="left" w:pos="360"/>
          <w:tab w:val="left" w:leader="dot" w:pos="8640"/>
          <w:tab w:val="left" w:leader="dot" w:pos="9000"/>
        </w:tabs>
        <w:jc w:val="both"/>
        <w:rPr>
          <w:b/>
          <w:sz w:val="24"/>
          <w:szCs w:val="24"/>
        </w:rPr>
      </w:pPr>
    </w:p>
    <w:p w14:paraId="365D9509" w14:textId="5385AA8E" w:rsidR="00A1661A" w:rsidRDefault="00A1661A" w:rsidP="009A5C9B">
      <w:pPr>
        <w:tabs>
          <w:tab w:val="left" w:pos="360"/>
          <w:tab w:val="left" w:leader="dot" w:pos="8640"/>
          <w:tab w:val="left" w:leader="dot" w:pos="9000"/>
        </w:tabs>
        <w:jc w:val="both"/>
        <w:rPr>
          <w:b/>
          <w:sz w:val="24"/>
          <w:szCs w:val="24"/>
        </w:rPr>
      </w:pPr>
    </w:p>
    <w:p w14:paraId="49ECEA3E" w14:textId="62AFD091" w:rsidR="00A1661A" w:rsidRDefault="00A1661A" w:rsidP="009A5C9B">
      <w:pPr>
        <w:tabs>
          <w:tab w:val="left" w:pos="360"/>
          <w:tab w:val="left" w:leader="dot" w:pos="8640"/>
          <w:tab w:val="left" w:leader="dot" w:pos="9000"/>
        </w:tabs>
        <w:jc w:val="both"/>
        <w:rPr>
          <w:b/>
          <w:sz w:val="24"/>
          <w:szCs w:val="24"/>
        </w:rPr>
      </w:pPr>
    </w:p>
    <w:p w14:paraId="0DE13800" w14:textId="6EDDAF4A" w:rsidR="001315D8" w:rsidRDefault="001315D8" w:rsidP="009A5C9B">
      <w:pPr>
        <w:tabs>
          <w:tab w:val="left" w:pos="360"/>
          <w:tab w:val="left" w:leader="dot" w:pos="8640"/>
          <w:tab w:val="left" w:leader="dot" w:pos="9000"/>
        </w:tabs>
        <w:jc w:val="both"/>
        <w:rPr>
          <w:b/>
          <w:sz w:val="24"/>
          <w:szCs w:val="24"/>
        </w:rPr>
      </w:pPr>
    </w:p>
    <w:p w14:paraId="499AA30B" w14:textId="26BA5988" w:rsidR="001315D8" w:rsidRDefault="001315D8" w:rsidP="009A5C9B">
      <w:pPr>
        <w:tabs>
          <w:tab w:val="left" w:pos="360"/>
          <w:tab w:val="left" w:leader="dot" w:pos="8640"/>
          <w:tab w:val="left" w:leader="dot" w:pos="9000"/>
        </w:tabs>
        <w:jc w:val="both"/>
        <w:rPr>
          <w:b/>
          <w:sz w:val="24"/>
          <w:szCs w:val="24"/>
        </w:rPr>
      </w:pPr>
    </w:p>
    <w:p w14:paraId="5609860E" w14:textId="77777777" w:rsidR="001315D8" w:rsidRDefault="001315D8" w:rsidP="009A5C9B">
      <w:pPr>
        <w:tabs>
          <w:tab w:val="left" w:pos="360"/>
          <w:tab w:val="left" w:leader="dot" w:pos="8640"/>
          <w:tab w:val="left" w:leader="dot" w:pos="9000"/>
        </w:tabs>
        <w:jc w:val="both"/>
        <w:rPr>
          <w:b/>
          <w:sz w:val="24"/>
          <w:szCs w:val="24"/>
        </w:rPr>
      </w:pPr>
    </w:p>
    <w:p w14:paraId="198DB1FF" w14:textId="3BAD263D" w:rsidR="00A1661A" w:rsidRDefault="00A1661A" w:rsidP="009A5C9B">
      <w:pPr>
        <w:tabs>
          <w:tab w:val="left" w:pos="360"/>
          <w:tab w:val="left" w:leader="dot" w:pos="8640"/>
          <w:tab w:val="left" w:leader="dot" w:pos="9000"/>
        </w:tabs>
        <w:jc w:val="both"/>
        <w:rPr>
          <w:b/>
          <w:sz w:val="24"/>
          <w:szCs w:val="24"/>
        </w:rPr>
      </w:pPr>
    </w:p>
    <w:p w14:paraId="7CA0B49E" w14:textId="77777777" w:rsidR="00A1661A" w:rsidRPr="00862B44" w:rsidRDefault="00A1661A" w:rsidP="009A5C9B">
      <w:pPr>
        <w:tabs>
          <w:tab w:val="left" w:pos="360"/>
          <w:tab w:val="left" w:leader="dot" w:pos="8640"/>
          <w:tab w:val="left" w:leader="dot" w:pos="9000"/>
        </w:tabs>
        <w:jc w:val="both"/>
        <w:rPr>
          <w:b/>
          <w:sz w:val="24"/>
          <w:szCs w:val="24"/>
        </w:rPr>
      </w:pPr>
    </w:p>
    <w:p w14:paraId="6BBC7F67" w14:textId="68D7A7C9" w:rsidR="009A5C9B" w:rsidRPr="00862B44" w:rsidRDefault="009A5C9B" w:rsidP="009A5C9B">
      <w:pPr>
        <w:spacing w:after="120"/>
        <w:jc w:val="both"/>
        <w:rPr>
          <w:b/>
          <w:sz w:val="24"/>
          <w:szCs w:val="24"/>
          <w:u w:val="single"/>
        </w:rPr>
      </w:pPr>
      <w:r w:rsidRPr="00862B44">
        <w:rPr>
          <w:b/>
          <w:sz w:val="24"/>
          <w:szCs w:val="24"/>
          <w:u w:val="single"/>
        </w:rPr>
        <w:t xml:space="preserve">PHẦN DÀNH CHO </w:t>
      </w:r>
      <w:r w:rsidR="00ED4289" w:rsidRPr="00862B44">
        <w:rPr>
          <w:b/>
          <w:sz w:val="24"/>
          <w:szCs w:val="24"/>
          <w:u w:val="single"/>
        </w:rPr>
        <w:t>ĐVKD</w:t>
      </w:r>
      <w:r w:rsidR="00AB3DAA">
        <w:rPr>
          <w:b/>
          <w:sz w:val="24"/>
          <w:szCs w:val="24"/>
          <w:u w:val="single"/>
        </w:rPr>
        <w:t>/ ĐƠN VỊ ĐẦU MỐI KHỐI QUẢN LÝ ĐVCNT</w:t>
      </w:r>
    </w:p>
    <w:p w14:paraId="39708CB4" w14:textId="43798BAD" w:rsidR="009A5C9B" w:rsidRPr="00862B44" w:rsidRDefault="009A5C9B" w:rsidP="009A5C9B">
      <w:pPr>
        <w:tabs>
          <w:tab w:val="left" w:pos="360"/>
          <w:tab w:val="left" w:leader="dot" w:pos="8640"/>
        </w:tabs>
        <w:spacing w:before="120" w:line="312" w:lineRule="auto"/>
        <w:jc w:val="both"/>
        <w:rPr>
          <w:b/>
          <w:sz w:val="24"/>
          <w:szCs w:val="24"/>
        </w:rPr>
      </w:pPr>
      <w:r w:rsidRPr="00862B44">
        <w:rPr>
          <w:b/>
          <w:sz w:val="24"/>
          <w:szCs w:val="24"/>
        </w:rPr>
        <w:t xml:space="preserve">I.   </w:t>
      </w:r>
      <w:r w:rsidR="00AB3DAA">
        <w:rPr>
          <w:b/>
          <w:sz w:val="24"/>
          <w:szCs w:val="24"/>
        </w:rPr>
        <w:t>Ý KIẾN CỦA</w:t>
      </w:r>
      <w:r w:rsidR="007047FE">
        <w:rPr>
          <w:b/>
          <w:sz w:val="24"/>
          <w:szCs w:val="24"/>
        </w:rPr>
        <w:t xml:space="preserve"> </w:t>
      </w:r>
      <w:r w:rsidR="00CE7C11">
        <w:rPr>
          <w:b/>
          <w:sz w:val="24"/>
          <w:szCs w:val="24"/>
        </w:rPr>
        <w:t>CÁN BỘ BÁN HÀNG</w:t>
      </w:r>
    </w:p>
    <w:p w14:paraId="380FA3DE" w14:textId="5F4D567D" w:rsidR="00AB3DAA" w:rsidRPr="00AB3DAA" w:rsidRDefault="009A5C9B" w:rsidP="00AB3DAA">
      <w:pPr>
        <w:tabs>
          <w:tab w:val="left" w:pos="360"/>
          <w:tab w:val="left" w:leader="dot" w:pos="9000"/>
        </w:tabs>
        <w:spacing w:line="312" w:lineRule="auto"/>
        <w:jc w:val="both"/>
        <w:rPr>
          <w:b/>
          <w:sz w:val="24"/>
          <w:szCs w:val="24"/>
        </w:rPr>
      </w:pPr>
      <w:r w:rsidRPr="00862B44">
        <w:rPr>
          <w:b/>
          <w:sz w:val="24"/>
          <w:szCs w:val="24"/>
        </w:rPr>
        <w:lastRenderedPageBreak/>
        <w:tab/>
      </w:r>
      <w:r w:rsidR="00AB3DAA" w:rsidRPr="00AB3DAA">
        <w:rPr>
          <w:b/>
          <w:sz w:val="24"/>
          <w:szCs w:val="24"/>
        </w:rPr>
        <w:sym w:font="Wingdings" w:char="F071"/>
      </w:r>
      <w:r w:rsidR="00AB3DAA" w:rsidRPr="00AB3DAA">
        <w:rPr>
          <w:b/>
          <w:sz w:val="24"/>
          <w:szCs w:val="24"/>
        </w:rPr>
        <w:t xml:space="preserve">  </w:t>
      </w:r>
      <w:r w:rsidR="00AB3DAA" w:rsidRPr="00AB3DAA">
        <w:rPr>
          <w:sz w:val="24"/>
          <w:szCs w:val="24"/>
        </w:rPr>
        <w:t xml:space="preserve">Đồng ý </w:t>
      </w:r>
      <w:r w:rsidR="00AB3DAA">
        <w:rPr>
          <w:sz w:val="24"/>
          <w:szCs w:val="24"/>
        </w:rPr>
        <w:t xml:space="preserve">cung cấp dịch vụ </w:t>
      </w:r>
      <w:r w:rsidR="00E416F4">
        <w:rPr>
          <w:b/>
          <w:sz w:val="24"/>
          <w:szCs w:val="24"/>
        </w:rPr>
        <w:t>MerchantQR</w:t>
      </w:r>
    </w:p>
    <w:p w14:paraId="4B0E539D" w14:textId="34FBE828" w:rsidR="00AB3DAA" w:rsidRPr="00AB3DAA" w:rsidRDefault="00AB3DAA" w:rsidP="00AB3DAA">
      <w:pPr>
        <w:numPr>
          <w:ilvl w:val="0"/>
          <w:numId w:val="17"/>
        </w:numPr>
        <w:tabs>
          <w:tab w:val="left" w:pos="360"/>
          <w:tab w:val="left" w:leader="dot" w:pos="9000"/>
        </w:tabs>
        <w:spacing w:line="312" w:lineRule="auto"/>
        <w:jc w:val="both"/>
        <w:rPr>
          <w:sz w:val="24"/>
          <w:szCs w:val="24"/>
        </w:rPr>
      </w:pPr>
      <w:r w:rsidRPr="00AB3DAA">
        <w:rPr>
          <w:sz w:val="24"/>
          <w:szCs w:val="24"/>
        </w:rPr>
        <w:t xml:space="preserve">Không đồng ý </w:t>
      </w:r>
      <w:r>
        <w:rPr>
          <w:sz w:val="24"/>
          <w:szCs w:val="24"/>
        </w:rPr>
        <w:t xml:space="preserve">cung cấp dịch vụ </w:t>
      </w:r>
      <w:r w:rsidR="00E416F4">
        <w:rPr>
          <w:b/>
          <w:sz w:val="24"/>
          <w:szCs w:val="24"/>
        </w:rPr>
        <w:t>MerchantQR</w:t>
      </w:r>
      <w:r w:rsidR="00E416F4" w:rsidDel="00E416F4">
        <w:rPr>
          <w:sz w:val="24"/>
          <w:szCs w:val="24"/>
        </w:rPr>
        <w:t xml:space="preserve"> </w:t>
      </w:r>
      <w:r w:rsidRPr="00AB3DAA">
        <w:rPr>
          <w:sz w:val="24"/>
          <w:szCs w:val="24"/>
        </w:rPr>
        <w:t>lý do:</w:t>
      </w:r>
    </w:p>
    <w:p w14:paraId="7FAA9150" w14:textId="77777777" w:rsidR="00AB3DAA" w:rsidRPr="00AB3DAA" w:rsidRDefault="00AB3DAA" w:rsidP="00AB3DAA">
      <w:pPr>
        <w:tabs>
          <w:tab w:val="left" w:pos="360"/>
          <w:tab w:val="left" w:leader="dot" w:pos="9000"/>
        </w:tabs>
        <w:spacing w:line="312" w:lineRule="auto"/>
        <w:jc w:val="both"/>
        <w:rPr>
          <w:sz w:val="24"/>
          <w:szCs w:val="24"/>
        </w:rPr>
      </w:pPr>
      <w:r w:rsidRPr="00AB3DAA">
        <w:rPr>
          <w:sz w:val="24"/>
          <w:szCs w:val="24"/>
        </w:rPr>
        <w:tab/>
      </w:r>
      <w:r w:rsidRPr="00AB3DAA">
        <w:rPr>
          <w:sz w:val="24"/>
          <w:szCs w:val="24"/>
        </w:rPr>
        <w:tab/>
      </w:r>
    </w:p>
    <w:p w14:paraId="27C37ADC" w14:textId="77777777" w:rsidR="00AB3DAA" w:rsidRDefault="00AB3DAA" w:rsidP="009A5C9B">
      <w:pPr>
        <w:tabs>
          <w:tab w:val="left" w:pos="360"/>
          <w:tab w:val="left" w:leader="dot" w:pos="8640"/>
        </w:tabs>
        <w:spacing w:before="120" w:after="120"/>
        <w:rPr>
          <w:sz w:val="24"/>
          <w:szCs w:val="24"/>
        </w:rPr>
      </w:pPr>
      <w:r w:rsidRPr="00AB3DAA">
        <w:rPr>
          <w:sz w:val="24"/>
          <w:szCs w:val="24"/>
        </w:rPr>
        <w:tab/>
      </w:r>
      <w:r w:rsidRPr="00AB3DAA">
        <w:rPr>
          <w:sz w:val="24"/>
          <w:szCs w:val="24"/>
        </w:rPr>
        <w:tab/>
      </w:r>
    </w:p>
    <w:p w14:paraId="10CCE28A" w14:textId="396E8CED" w:rsidR="009A5C9B" w:rsidRPr="00862B44" w:rsidRDefault="009A5C9B" w:rsidP="009A5C9B">
      <w:pPr>
        <w:tabs>
          <w:tab w:val="left" w:pos="360"/>
          <w:tab w:val="left" w:leader="dot" w:pos="8640"/>
        </w:tabs>
        <w:spacing w:before="120" w:after="120"/>
        <w:rPr>
          <w:b/>
          <w:sz w:val="24"/>
          <w:szCs w:val="24"/>
        </w:rPr>
      </w:pPr>
      <w:r w:rsidRPr="00862B44">
        <w:rPr>
          <w:b/>
          <w:sz w:val="24"/>
          <w:szCs w:val="24"/>
        </w:rPr>
        <w:t>I</w:t>
      </w:r>
      <w:r w:rsidR="00AB3DAA">
        <w:rPr>
          <w:b/>
          <w:sz w:val="24"/>
          <w:szCs w:val="24"/>
        </w:rPr>
        <w:t>I</w:t>
      </w:r>
      <w:r w:rsidRPr="00862B44">
        <w:rPr>
          <w:b/>
          <w:sz w:val="24"/>
          <w:szCs w:val="24"/>
        </w:rPr>
        <w:t>. Ý KIẾN CỦA CẤP PHÊ DUYỆT</w:t>
      </w:r>
    </w:p>
    <w:p w14:paraId="74AB0CA4" w14:textId="77777777" w:rsidR="00AB3DAA" w:rsidRDefault="009A5C9B" w:rsidP="00AB3DAA">
      <w:r w:rsidRPr="00862B44">
        <w:rPr>
          <w:sz w:val="24"/>
          <w:szCs w:val="24"/>
        </w:rPr>
        <w:tab/>
      </w:r>
    </w:p>
    <w:p w14:paraId="5F0788A5" w14:textId="3F060BD7" w:rsidR="00AB3DAA" w:rsidRPr="00AB3DAA" w:rsidRDefault="00AB3DAA" w:rsidP="00AB3DAA">
      <w:pPr>
        <w:tabs>
          <w:tab w:val="left" w:pos="360"/>
          <w:tab w:val="left" w:leader="dot" w:pos="9000"/>
        </w:tabs>
        <w:spacing w:line="312" w:lineRule="auto"/>
        <w:jc w:val="both"/>
        <w:rPr>
          <w:b/>
          <w:sz w:val="24"/>
          <w:szCs w:val="24"/>
        </w:rPr>
      </w:pPr>
      <w:r w:rsidRPr="00AB3DAA">
        <w:rPr>
          <w:b/>
          <w:sz w:val="24"/>
          <w:szCs w:val="24"/>
        </w:rPr>
        <w:sym w:font="Wingdings" w:char="F071"/>
      </w:r>
      <w:r w:rsidRPr="00AB3DAA">
        <w:rPr>
          <w:b/>
          <w:sz w:val="24"/>
          <w:szCs w:val="24"/>
        </w:rPr>
        <w:t xml:space="preserve">  </w:t>
      </w:r>
      <w:r w:rsidRPr="00AB3DAA">
        <w:rPr>
          <w:sz w:val="24"/>
          <w:szCs w:val="24"/>
        </w:rPr>
        <w:t xml:space="preserve">Đồng ý </w:t>
      </w:r>
      <w:r>
        <w:rPr>
          <w:sz w:val="24"/>
          <w:szCs w:val="24"/>
        </w:rPr>
        <w:t xml:space="preserve">cung cấp dịch vụ </w:t>
      </w:r>
      <w:r w:rsidR="00E416F4">
        <w:rPr>
          <w:b/>
          <w:sz w:val="24"/>
          <w:szCs w:val="24"/>
        </w:rPr>
        <w:t>MerchantQR</w:t>
      </w:r>
    </w:p>
    <w:p w14:paraId="3F120FC9" w14:textId="6601119E" w:rsidR="00AB3DAA" w:rsidRPr="00AB3DAA" w:rsidRDefault="00AB3DAA" w:rsidP="00AB3DAA">
      <w:pPr>
        <w:numPr>
          <w:ilvl w:val="0"/>
          <w:numId w:val="17"/>
        </w:numPr>
        <w:tabs>
          <w:tab w:val="clear" w:pos="720"/>
          <w:tab w:val="left" w:pos="360"/>
          <w:tab w:val="left" w:leader="dot" w:pos="9000"/>
        </w:tabs>
        <w:spacing w:line="312" w:lineRule="auto"/>
        <w:ind w:left="360"/>
        <w:jc w:val="both"/>
        <w:rPr>
          <w:sz w:val="24"/>
          <w:szCs w:val="24"/>
        </w:rPr>
      </w:pPr>
      <w:r w:rsidRPr="00AB3DAA">
        <w:rPr>
          <w:sz w:val="24"/>
          <w:szCs w:val="24"/>
        </w:rPr>
        <w:t xml:space="preserve">Không đồng ý </w:t>
      </w:r>
      <w:r>
        <w:rPr>
          <w:sz w:val="24"/>
          <w:szCs w:val="24"/>
        </w:rPr>
        <w:t xml:space="preserve">cung cấp dịch vụ </w:t>
      </w:r>
      <w:r w:rsidR="00E416F4">
        <w:rPr>
          <w:b/>
          <w:sz w:val="24"/>
          <w:szCs w:val="24"/>
        </w:rPr>
        <w:t>MerchantQR</w:t>
      </w:r>
      <w:r w:rsidR="00E416F4" w:rsidDel="00E416F4">
        <w:rPr>
          <w:sz w:val="24"/>
          <w:szCs w:val="24"/>
        </w:rPr>
        <w:t xml:space="preserve"> </w:t>
      </w:r>
      <w:r w:rsidRPr="00AB3DAA">
        <w:rPr>
          <w:sz w:val="24"/>
          <w:szCs w:val="24"/>
        </w:rPr>
        <w:t>lý do:</w:t>
      </w:r>
    </w:p>
    <w:p w14:paraId="32F476CD" w14:textId="77777777" w:rsidR="00AB3DAA" w:rsidRPr="00AB3DAA" w:rsidRDefault="00AB3DAA" w:rsidP="00AB3DAA">
      <w:pPr>
        <w:tabs>
          <w:tab w:val="left" w:pos="360"/>
          <w:tab w:val="left" w:leader="dot" w:pos="9000"/>
        </w:tabs>
        <w:spacing w:line="312" w:lineRule="auto"/>
        <w:jc w:val="both"/>
        <w:rPr>
          <w:sz w:val="24"/>
          <w:szCs w:val="24"/>
        </w:rPr>
      </w:pPr>
      <w:r w:rsidRPr="00AB3DAA">
        <w:rPr>
          <w:sz w:val="24"/>
          <w:szCs w:val="24"/>
        </w:rPr>
        <w:tab/>
      </w:r>
      <w:r w:rsidRPr="00AB3DAA">
        <w:rPr>
          <w:sz w:val="24"/>
          <w:szCs w:val="24"/>
        </w:rPr>
        <w:tab/>
      </w:r>
    </w:p>
    <w:p w14:paraId="363F0758" w14:textId="6C78181E" w:rsidR="00632DAD" w:rsidRPr="00862B44" w:rsidRDefault="00AB3DAA" w:rsidP="00AB3DAA">
      <w:pPr>
        <w:tabs>
          <w:tab w:val="left" w:pos="360"/>
          <w:tab w:val="left" w:leader="dot" w:pos="8640"/>
        </w:tabs>
        <w:rPr>
          <w:sz w:val="24"/>
          <w:szCs w:val="24"/>
        </w:rPr>
      </w:pPr>
      <w:r w:rsidRPr="00AB3DAA">
        <w:rPr>
          <w:sz w:val="24"/>
          <w:szCs w:val="24"/>
        </w:rPr>
        <w:tab/>
      </w:r>
      <w:r w:rsidRPr="00AB3DAA">
        <w:rPr>
          <w:sz w:val="24"/>
          <w:szCs w:val="24"/>
        </w:rPr>
        <w:tab/>
      </w:r>
      <w:r w:rsidR="009A5C9B" w:rsidRPr="00862B44">
        <w:rPr>
          <w:sz w:val="24"/>
          <w:szCs w:val="24"/>
        </w:rPr>
        <w:t xml:space="preserve">                                                                              </w:t>
      </w:r>
    </w:p>
    <w:p w14:paraId="57494747" w14:textId="77777777" w:rsidR="00AB3DAA" w:rsidRDefault="00AB3DAA" w:rsidP="00AB3DAA">
      <w:pPr>
        <w:widowControl w:val="0"/>
        <w:tabs>
          <w:tab w:val="left" w:pos="9000"/>
        </w:tabs>
        <w:spacing w:after="120" w:line="276" w:lineRule="auto"/>
        <w:jc w:val="right"/>
        <w:rPr>
          <w:sz w:val="24"/>
          <w:szCs w:val="24"/>
          <w:lang w:val="vi-VN"/>
        </w:rPr>
      </w:pPr>
      <w:r w:rsidRPr="00A20D9C">
        <w:rPr>
          <w:sz w:val="24"/>
          <w:szCs w:val="24"/>
          <w:lang w:val="vi-VN"/>
        </w:rPr>
        <w:t>..……, ngày………tháng………năm 20....</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85"/>
        <w:gridCol w:w="4855"/>
      </w:tblGrid>
      <w:tr w:rsidR="00AB3DAA" w14:paraId="267FB3F6" w14:textId="77777777" w:rsidTr="00317E7D">
        <w:trPr>
          <w:trHeight w:val="90"/>
        </w:trPr>
        <w:tc>
          <w:tcPr>
            <w:tcW w:w="4585" w:type="dxa"/>
          </w:tcPr>
          <w:p w14:paraId="0E70AF83" w14:textId="77777777" w:rsidR="00AB3DAA" w:rsidRPr="00A20D9C" w:rsidRDefault="00AB3DAA" w:rsidP="00434386">
            <w:pPr>
              <w:widowControl w:val="0"/>
              <w:spacing w:line="276" w:lineRule="auto"/>
              <w:jc w:val="center"/>
              <w:rPr>
                <w:b/>
                <w:sz w:val="24"/>
                <w:szCs w:val="24"/>
                <w:lang w:val="vi-VN"/>
              </w:rPr>
            </w:pPr>
            <w:r w:rsidRPr="00A20D9C">
              <w:rPr>
                <w:b/>
                <w:sz w:val="24"/>
                <w:szCs w:val="24"/>
                <w:lang w:val="vi-VN"/>
              </w:rPr>
              <w:t>CÁN BỘ BÁN HÀNG</w:t>
            </w:r>
          </w:p>
          <w:p w14:paraId="1409F2A2" w14:textId="77777777" w:rsidR="00AB3DAA" w:rsidRDefault="00AB3DAA" w:rsidP="00434386">
            <w:pPr>
              <w:widowControl w:val="0"/>
              <w:tabs>
                <w:tab w:val="left" w:pos="9000"/>
              </w:tabs>
              <w:spacing w:after="120" w:line="276" w:lineRule="auto"/>
              <w:jc w:val="center"/>
              <w:rPr>
                <w:sz w:val="24"/>
                <w:szCs w:val="24"/>
                <w:lang w:val="vi-VN"/>
              </w:rPr>
            </w:pPr>
            <w:r w:rsidRPr="00A20D9C">
              <w:rPr>
                <w:i/>
                <w:sz w:val="24"/>
                <w:szCs w:val="24"/>
                <w:lang w:val="vi-VN"/>
              </w:rPr>
              <w:t>(Ký, ghi rõ họ tên)</w:t>
            </w:r>
          </w:p>
        </w:tc>
        <w:tc>
          <w:tcPr>
            <w:tcW w:w="4855" w:type="dxa"/>
          </w:tcPr>
          <w:p w14:paraId="5CADF39C" w14:textId="77777777" w:rsidR="00AB3DAA" w:rsidRDefault="00AB3DAA" w:rsidP="00434386">
            <w:pPr>
              <w:widowControl w:val="0"/>
              <w:spacing w:line="276" w:lineRule="auto"/>
              <w:jc w:val="center"/>
              <w:rPr>
                <w:b/>
                <w:sz w:val="24"/>
                <w:szCs w:val="24"/>
              </w:rPr>
            </w:pPr>
            <w:r>
              <w:rPr>
                <w:b/>
                <w:sz w:val="24"/>
                <w:szCs w:val="24"/>
              </w:rPr>
              <w:t>TRƯỞNG PHÒNG THUỘC HỘI SỞ/</w:t>
            </w:r>
          </w:p>
          <w:p w14:paraId="1867A1CF" w14:textId="77777777" w:rsidR="00AB3DAA" w:rsidRDefault="00AB3DAA" w:rsidP="00434386">
            <w:pPr>
              <w:widowControl w:val="0"/>
              <w:spacing w:line="276" w:lineRule="auto"/>
              <w:jc w:val="center"/>
              <w:rPr>
                <w:b/>
                <w:sz w:val="24"/>
                <w:szCs w:val="24"/>
              </w:rPr>
            </w:pPr>
            <w:r>
              <w:rPr>
                <w:b/>
                <w:sz w:val="24"/>
                <w:szCs w:val="24"/>
              </w:rPr>
              <w:t>LÃNH ĐẠO ĐVKD</w:t>
            </w:r>
          </w:p>
          <w:p w14:paraId="5AB73885" w14:textId="77777777" w:rsidR="00AB3DAA" w:rsidRDefault="00AB3DAA" w:rsidP="00434386">
            <w:pPr>
              <w:widowControl w:val="0"/>
              <w:spacing w:line="276" w:lineRule="auto"/>
              <w:jc w:val="center"/>
              <w:rPr>
                <w:b/>
                <w:sz w:val="24"/>
                <w:szCs w:val="24"/>
              </w:rPr>
            </w:pPr>
            <w:r w:rsidRPr="00A20D9C">
              <w:rPr>
                <w:i/>
                <w:sz w:val="24"/>
                <w:szCs w:val="24"/>
                <w:lang w:val="vi-VN"/>
              </w:rPr>
              <w:t>(Ký, ghi rõ họ tên</w:t>
            </w:r>
            <w:r>
              <w:rPr>
                <w:i/>
                <w:sz w:val="24"/>
                <w:szCs w:val="24"/>
              </w:rPr>
              <w:t>, chức danh</w:t>
            </w:r>
            <w:r w:rsidRPr="00A20D9C">
              <w:rPr>
                <w:i/>
                <w:sz w:val="24"/>
                <w:szCs w:val="24"/>
                <w:lang w:val="vi-VN"/>
              </w:rPr>
              <w:t>)</w:t>
            </w:r>
          </w:p>
          <w:p w14:paraId="42003A9B" w14:textId="77777777" w:rsidR="00AB3DAA" w:rsidRDefault="00AB3DAA" w:rsidP="00434386">
            <w:pPr>
              <w:widowControl w:val="0"/>
              <w:tabs>
                <w:tab w:val="left" w:pos="9000"/>
              </w:tabs>
              <w:spacing w:after="120" w:line="276" w:lineRule="auto"/>
              <w:jc w:val="center"/>
              <w:rPr>
                <w:sz w:val="24"/>
                <w:szCs w:val="24"/>
                <w:lang w:val="vi-VN"/>
              </w:rPr>
            </w:pPr>
          </w:p>
          <w:p w14:paraId="1DD5228E" w14:textId="77777777" w:rsidR="00AB3DAA" w:rsidRDefault="00AB3DAA" w:rsidP="00434386">
            <w:pPr>
              <w:widowControl w:val="0"/>
              <w:tabs>
                <w:tab w:val="left" w:pos="9000"/>
              </w:tabs>
              <w:spacing w:after="120" w:line="276" w:lineRule="auto"/>
              <w:jc w:val="center"/>
              <w:rPr>
                <w:sz w:val="24"/>
                <w:szCs w:val="24"/>
                <w:lang w:val="vi-VN"/>
              </w:rPr>
            </w:pPr>
          </w:p>
          <w:p w14:paraId="149B57B0" w14:textId="77777777" w:rsidR="00AB3DAA" w:rsidRDefault="00AB3DAA" w:rsidP="00434386">
            <w:pPr>
              <w:widowControl w:val="0"/>
              <w:tabs>
                <w:tab w:val="left" w:pos="9000"/>
              </w:tabs>
              <w:spacing w:after="120" w:line="276" w:lineRule="auto"/>
              <w:jc w:val="center"/>
              <w:rPr>
                <w:sz w:val="24"/>
                <w:szCs w:val="24"/>
                <w:lang w:val="vi-VN"/>
              </w:rPr>
            </w:pPr>
          </w:p>
        </w:tc>
      </w:tr>
    </w:tbl>
    <w:p w14:paraId="5CD4287B" w14:textId="77777777" w:rsidR="00901F85" w:rsidRPr="00EE4A81" w:rsidRDefault="00901F85" w:rsidP="00571CF8">
      <w:pPr>
        <w:tabs>
          <w:tab w:val="center" w:pos="960"/>
          <w:tab w:val="center" w:pos="7150"/>
        </w:tabs>
        <w:spacing w:before="120"/>
        <w:jc w:val="center"/>
        <w:rPr>
          <w:b/>
          <w:sz w:val="22"/>
          <w:szCs w:val="22"/>
        </w:rPr>
      </w:pPr>
    </w:p>
    <w:sectPr w:rsidR="00901F85" w:rsidRPr="00EE4A81" w:rsidSect="009A5C9B">
      <w:footerReference w:type="even" r:id="rId14"/>
      <w:footerReference w:type="default" r:id="rId15"/>
      <w:pgSz w:w="11906" w:h="16838" w:code="9"/>
      <w:pgMar w:top="810" w:right="864" w:bottom="630" w:left="15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B237349" w14:textId="77777777" w:rsidR="002C36C1" w:rsidRDefault="002C36C1">
      <w:r>
        <w:separator/>
      </w:r>
    </w:p>
  </w:endnote>
  <w:endnote w:type="continuationSeparator" w:id="0">
    <w:p w14:paraId="73A23AA4" w14:textId="77777777" w:rsidR="002C36C1" w:rsidRDefault="002C36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altName w:val="Arial"/>
    <w:panose1 w:val="00000000000000000000"/>
    <w:charset w:val="00"/>
    <w:family w:val="swiss"/>
    <w:notTrueType/>
    <w:pitch w:val="variable"/>
    <w:sig w:usb0="00000001" w:usb1="5000204B" w:usb2="00000000" w:usb3="00000000" w:csb0="0000019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Univers (WN)">
    <w:altName w:val="Arial"/>
    <w:charset w:val="00"/>
    <w:family w:val="swiss"/>
    <w:pitch w:val="default"/>
    <w:sig w:usb0="00000000" w:usb1="00000000" w:usb2="00000000" w:usb3="00000000" w:csb0="00040001" w:csb1="00000000"/>
  </w:font>
  <w:font w:name="Segoe UI">
    <w:panose1 w:val="020B0502040204020203"/>
    <w:charset w:val="00"/>
    <w:family w:val="swiss"/>
    <w:pitch w:val="variable"/>
    <w:sig w:usb0="E4002EFF" w:usb1="C000E47F" w:usb2="00000009" w:usb3="00000000" w:csb0="000001FF" w:csb1="00000000"/>
  </w:font>
  <w:font w:name="Arial Unicode MS">
    <w:altName w:val="Malgun Gothic Semilight"/>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F07BD5" w14:textId="77777777" w:rsidR="00ED28B9" w:rsidRDefault="00ED28B9" w:rsidP="005D1EF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9CB6563" w14:textId="77777777" w:rsidR="00ED28B9" w:rsidRDefault="00ED28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B23E7E" w14:textId="4678E20D" w:rsidR="00ED28B9" w:rsidRPr="00B21B4D" w:rsidRDefault="005164D0" w:rsidP="00B21B4D">
    <w:pPr>
      <w:pStyle w:val="Footer"/>
      <w:pBdr>
        <w:top w:val="single" w:sz="4" w:space="2" w:color="auto"/>
      </w:pBdr>
      <w:tabs>
        <w:tab w:val="clear" w:pos="8640"/>
        <w:tab w:val="left" w:pos="9214"/>
      </w:tabs>
      <w:rPr>
        <w:sz w:val="24"/>
      </w:rPr>
    </w:pPr>
    <w:r w:rsidRPr="005164D0">
      <w:rPr>
        <w:sz w:val="24"/>
        <w:szCs w:val="24"/>
      </w:rPr>
      <w:t>M</w:t>
    </w:r>
    <w:r>
      <w:rPr>
        <w:sz w:val="24"/>
        <w:szCs w:val="24"/>
      </w:rPr>
      <w:t>B01.</w:t>
    </w:r>
    <w:r w:rsidR="006E0960">
      <w:rPr>
        <w:sz w:val="24"/>
        <w:szCs w:val="24"/>
      </w:rPr>
      <w:t>PL02.</w:t>
    </w:r>
    <w:r>
      <w:rPr>
        <w:sz w:val="24"/>
        <w:szCs w:val="24"/>
      </w:rPr>
      <w:t>HDM-PH.TT.PO/</w:t>
    </w:r>
    <w:r w:rsidRPr="005164D0">
      <w:rPr>
        <w:sz w:val="24"/>
        <w:szCs w:val="24"/>
      </w:rPr>
      <w:t>01</w:t>
    </w:r>
    <w:r w:rsidR="0048063A" w:rsidRPr="005706CE">
      <w:rPr>
        <w:sz w:val="24"/>
        <w:szCs w:val="24"/>
      </w:rPr>
      <w:t xml:space="preserve">                                                                      </w:t>
    </w:r>
    <w:r w:rsidR="00B21B4D" w:rsidRPr="006D5253">
      <w:rPr>
        <w:sz w:val="24"/>
      </w:rPr>
      <w:t xml:space="preserve">Trang số: </w:t>
    </w:r>
    <w:r w:rsidR="00B21B4D" w:rsidRPr="006D5253">
      <w:rPr>
        <w:rStyle w:val="PageNumber"/>
        <w:sz w:val="24"/>
      </w:rPr>
      <w:fldChar w:fldCharType="begin"/>
    </w:r>
    <w:r w:rsidR="00B21B4D" w:rsidRPr="006D5253">
      <w:rPr>
        <w:rStyle w:val="PageNumber"/>
        <w:sz w:val="24"/>
      </w:rPr>
      <w:instrText xml:space="preserve"> PAGE </w:instrText>
    </w:r>
    <w:r w:rsidR="00B21B4D" w:rsidRPr="006D5253">
      <w:rPr>
        <w:rStyle w:val="PageNumber"/>
        <w:sz w:val="24"/>
      </w:rPr>
      <w:fldChar w:fldCharType="separate"/>
    </w:r>
    <w:r w:rsidR="00DE0EF6">
      <w:rPr>
        <w:rStyle w:val="PageNumber"/>
        <w:noProof/>
        <w:sz w:val="24"/>
      </w:rPr>
      <w:t>2</w:t>
    </w:r>
    <w:r w:rsidR="00B21B4D" w:rsidRPr="006D5253">
      <w:rPr>
        <w:rStyle w:val="PageNumber"/>
        <w:sz w:val="24"/>
      </w:rPr>
      <w:fldChar w:fldCharType="end"/>
    </w:r>
    <w:r w:rsidR="00B21B4D" w:rsidRPr="006D5253">
      <w:rPr>
        <w:rStyle w:val="PageNumber"/>
        <w:sz w:val="24"/>
      </w:rPr>
      <w:t>/</w:t>
    </w:r>
    <w:r w:rsidR="00B21B4D" w:rsidRPr="006D5253">
      <w:rPr>
        <w:rStyle w:val="PageNumber"/>
        <w:sz w:val="24"/>
      </w:rPr>
      <w:fldChar w:fldCharType="begin"/>
    </w:r>
    <w:r w:rsidR="00B21B4D" w:rsidRPr="006D5253">
      <w:rPr>
        <w:rStyle w:val="PageNumber"/>
        <w:sz w:val="24"/>
      </w:rPr>
      <w:instrText xml:space="preserve"> NUMPAGES </w:instrText>
    </w:r>
    <w:r w:rsidR="00B21B4D" w:rsidRPr="006D5253">
      <w:rPr>
        <w:rStyle w:val="PageNumber"/>
        <w:sz w:val="24"/>
      </w:rPr>
      <w:fldChar w:fldCharType="separate"/>
    </w:r>
    <w:r w:rsidR="00DE0EF6">
      <w:rPr>
        <w:rStyle w:val="PageNumber"/>
        <w:noProof/>
        <w:sz w:val="24"/>
      </w:rPr>
      <w:t>6</w:t>
    </w:r>
    <w:r w:rsidR="00B21B4D" w:rsidRPr="006D5253">
      <w:rPr>
        <w:rStyle w:val="PageNumbe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0DD60A" w14:textId="77777777" w:rsidR="002C36C1" w:rsidRDefault="002C36C1">
      <w:r>
        <w:separator/>
      </w:r>
    </w:p>
  </w:footnote>
  <w:footnote w:type="continuationSeparator" w:id="0">
    <w:p w14:paraId="6115D240" w14:textId="77777777" w:rsidR="002C36C1" w:rsidRDefault="002C36C1">
      <w:r>
        <w:continuationSeparator/>
      </w:r>
    </w:p>
  </w:footnote>
  <w:footnote w:id="1">
    <w:p w14:paraId="73F076CB" w14:textId="1C0F2436" w:rsidR="001B011E" w:rsidRDefault="001B011E">
      <w:pPr>
        <w:pStyle w:val="FootnoteText"/>
      </w:pPr>
      <w:r>
        <w:rPr>
          <w:rStyle w:val="FootnoteReference"/>
        </w:rPr>
        <w:footnoteRef/>
      </w:r>
      <w:r>
        <w:t xml:space="preserve"> </w:t>
      </w:r>
      <w:r w:rsidRPr="001C4539">
        <w:rPr>
          <w:i/>
          <w:sz w:val="22"/>
          <w:szCs w:val="22"/>
        </w:rPr>
        <w:t>Khách hàng lựa chọn đăng ký một trong những nội dung: MerchantQR-VietQR, MerchantQR-thanh toán thẻ, MerchantQR-tất cả</w:t>
      </w:r>
      <w:r>
        <w:rPr>
          <w:i/>
          <w:sz w:val="22"/>
          <w:szCs w:val="22"/>
        </w:rPr>
        <w:t>.</w:t>
      </w:r>
    </w:p>
  </w:footnote>
  <w:footnote w:id="2">
    <w:p w14:paraId="5552E4F0" w14:textId="61171490" w:rsidR="00F645AF" w:rsidRDefault="00F645AF" w:rsidP="00F645AF">
      <w:pPr>
        <w:pStyle w:val="FootnoteText"/>
      </w:pPr>
      <w:r>
        <w:rPr>
          <w:rStyle w:val="FootnoteReference"/>
        </w:rPr>
        <w:footnoteRef/>
      </w:r>
      <w:r>
        <w:t xml:space="preserve"> </w:t>
      </w:r>
      <w:r w:rsidRPr="00862B44">
        <w:rPr>
          <w:i/>
          <w:sz w:val="22"/>
          <w:szCs w:val="22"/>
        </w:rPr>
        <w:t xml:space="preserve">Đây là thông tin hiển thị trên biên lai giao dịch in từ </w:t>
      </w:r>
      <w:r w:rsidR="00E416F4">
        <w:rPr>
          <w:i/>
          <w:sz w:val="22"/>
          <w:szCs w:val="22"/>
        </w:rPr>
        <w:t>MerchantQR</w:t>
      </w:r>
      <w:r w:rsidRPr="00862B44">
        <w:rPr>
          <w:i/>
          <w:sz w:val="22"/>
          <w:szCs w:val="22"/>
        </w:rPr>
        <w:t xml:space="preserve">  bắt buộc cần nhập liệu</w:t>
      </w:r>
    </w:p>
  </w:footnote>
  <w:footnote w:id="3">
    <w:p w14:paraId="606594C3" w14:textId="26222139" w:rsidR="00F645AF" w:rsidRDefault="00F645AF" w:rsidP="00F645AF">
      <w:pPr>
        <w:pStyle w:val="FootnoteText"/>
      </w:pPr>
      <w:r>
        <w:rPr>
          <w:rStyle w:val="FootnoteReference"/>
        </w:rPr>
        <w:footnoteRef/>
      </w:r>
      <w:r>
        <w:t xml:space="preserve"> </w:t>
      </w:r>
      <w:r>
        <w:rPr>
          <w:i/>
          <w:sz w:val="22"/>
          <w:szCs w:val="22"/>
        </w:rPr>
        <w:t>Khách hàng/ đối tác</w:t>
      </w:r>
      <w:r w:rsidRPr="00C040E8">
        <w:rPr>
          <w:i/>
          <w:sz w:val="22"/>
          <w:szCs w:val="22"/>
        </w:rPr>
        <w:t xml:space="preserve"> đồng ý rằng Ngân hàng sẽ gửi hóa đơn VAT theo địa chỉ email được đăng ký tại mục này</w:t>
      </w:r>
      <w:r>
        <w:t xml:space="preserve">. </w:t>
      </w:r>
    </w:p>
  </w:footnote>
  <w:footnote w:id="4">
    <w:p w14:paraId="59A80482" w14:textId="0E5ACB11" w:rsidR="00604422" w:rsidRDefault="00604422">
      <w:pPr>
        <w:pStyle w:val="FootnoteText"/>
      </w:pPr>
      <w:r>
        <w:rPr>
          <w:rStyle w:val="FootnoteReference"/>
        </w:rPr>
        <w:footnoteRef/>
      </w:r>
      <w:r>
        <w:t xml:space="preserve"> Đóng dấu: yêu cầu đối với tổ chức có tư cách pháp nhân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757AC"/>
    <w:multiLevelType w:val="hybridMultilevel"/>
    <w:tmpl w:val="054C99BE"/>
    <w:lvl w:ilvl="0" w:tplc="A2729886">
      <w:start w:val="1"/>
      <w:numFmt w:val="decimal"/>
      <w:lvlText w:val="%1."/>
      <w:lvlJc w:val="left"/>
      <w:pPr>
        <w:tabs>
          <w:tab w:val="num" w:pos="397"/>
        </w:tabs>
        <w:ind w:left="397" w:hanging="397"/>
      </w:pPr>
      <w:rPr>
        <w:rFonts w:ascii="Times New Roman" w:hAnsi="Times New Roman" w:cs="Times New Roman"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CD0230"/>
    <w:multiLevelType w:val="multilevel"/>
    <w:tmpl w:val="162CF264"/>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188F6B76"/>
    <w:multiLevelType w:val="hybridMultilevel"/>
    <w:tmpl w:val="4C96A3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ED2BD2"/>
    <w:multiLevelType w:val="hybridMultilevel"/>
    <w:tmpl w:val="F1AE60DA"/>
    <w:lvl w:ilvl="0" w:tplc="8A904344">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CC0CFB"/>
    <w:multiLevelType w:val="hybridMultilevel"/>
    <w:tmpl w:val="BDC855D2"/>
    <w:lvl w:ilvl="0" w:tplc="DFB25A70">
      <w:start w:val="1"/>
      <w:numFmt w:val="decimal"/>
      <w:lvlText w:val="%1."/>
      <w:lvlJc w:val="left"/>
      <w:pPr>
        <w:ind w:left="4320" w:hanging="360"/>
      </w:pPr>
      <w:rPr>
        <w:rFonts w:ascii="Times New Roman" w:hAnsi="Times New Roman"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921B7D"/>
    <w:multiLevelType w:val="hybridMultilevel"/>
    <w:tmpl w:val="4CAA7244"/>
    <w:lvl w:ilvl="0" w:tplc="0FDE19F4">
      <w:numFmt w:val="bullet"/>
      <w:lvlText w:val=""/>
      <w:lvlJc w:val="left"/>
      <w:pPr>
        <w:ind w:left="1440" w:hanging="360"/>
      </w:pPr>
      <w:rPr>
        <w:rFonts w:ascii="Wingdings" w:eastAsia="Times New Roman" w:hAnsi="Wingdings" w:cs="Times New Roman" w:hint="default"/>
        <w:sz w:val="3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8D36F22"/>
    <w:multiLevelType w:val="hybridMultilevel"/>
    <w:tmpl w:val="6658DF50"/>
    <w:lvl w:ilvl="0" w:tplc="D94AAB8C">
      <w:start w:val="10"/>
      <w:numFmt w:val="bullet"/>
      <w:lvlText w:val="-"/>
      <w:lvlJc w:val="left"/>
      <w:pPr>
        <w:ind w:left="1440" w:hanging="360"/>
      </w:pPr>
      <w:rPr>
        <w:rFonts w:ascii="Myriad Pro" w:eastAsia="Calibri" w:hAnsi="Myriad Pro" w:cs="Aria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7" w15:restartNumberingAfterBreak="0">
    <w:nsid w:val="2ABA5D91"/>
    <w:multiLevelType w:val="multilevel"/>
    <w:tmpl w:val="B4A22506"/>
    <w:lvl w:ilvl="0">
      <w:start w:val="1"/>
      <w:numFmt w:val="decimal"/>
      <w:lvlText w:val="%1."/>
      <w:lvlJc w:val="left"/>
      <w:pPr>
        <w:ind w:left="360" w:hanging="360"/>
      </w:pPr>
      <w:rPr>
        <w:rFonts w:cs="Times New Roman" w:hint="default"/>
      </w:rPr>
    </w:lvl>
    <w:lvl w:ilvl="1">
      <w:start w:val="1"/>
      <w:numFmt w:val="decimal"/>
      <w:lvlText w:val="%1.%2."/>
      <w:lvlJc w:val="left"/>
      <w:pPr>
        <w:ind w:left="792" w:hanging="432"/>
      </w:pPr>
      <w:rPr>
        <w:rFonts w:cs="Times New Roman"/>
        <w:i w:val="0"/>
      </w:rPr>
    </w:lvl>
    <w:lvl w:ilvl="2">
      <w:start w:val="1"/>
      <w:numFmt w:val="bullet"/>
      <w:lvlText w:val=""/>
      <w:lvlJc w:val="left"/>
      <w:pPr>
        <w:ind w:left="1224" w:hanging="504"/>
      </w:pPr>
      <w:rPr>
        <w:rFonts w:ascii="Symbol" w:hAnsi="Symbol" w:hint="default"/>
        <w:color w:val="auto"/>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8" w15:restartNumberingAfterBreak="0">
    <w:nsid w:val="2E6F1D5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F213886"/>
    <w:multiLevelType w:val="hybridMultilevel"/>
    <w:tmpl w:val="65C0E700"/>
    <w:lvl w:ilvl="0" w:tplc="FA44B54C">
      <w:start w:val="10"/>
      <w:numFmt w:val="bullet"/>
      <w:lvlText w:val=""/>
      <w:lvlJc w:val="left"/>
      <w:pPr>
        <w:ind w:left="1080" w:hanging="360"/>
      </w:pPr>
      <w:rPr>
        <w:rFonts w:ascii="Wingdings" w:eastAsia="Times New Roman" w:hAnsi="Wingdings"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FA622A6"/>
    <w:multiLevelType w:val="hybridMultilevel"/>
    <w:tmpl w:val="073A9774"/>
    <w:lvl w:ilvl="0" w:tplc="A612980C">
      <w:start w:val="1"/>
      <w:numFmt w:val="bullet"/>
      <w:lvlText w:val="•"/>
      <w:lvlJc w:val="left"/>
      <w:pPr>
        <w:tabs>
          <w:tab w:val="num" w:pos="720"/>
        </w:tabs>
        <w:ind w:left="720" w:hanging="360"/>
      </w:pPr>
      <w:rPr>
        <w:rFonts w:ascii="Arial" w:hAnsi="Arial" w:hint="default"/>
      </w:rPr>
    </w:lvl>
    <w:lvl w:ilvl="1" w:tplc="84F418E8">
      <w:start w:val="1"/>
      <w:numFmt w:val="bullet"/>
      <w:lvlText w:val="•"/>
      <w:lvlJc w:val="left"/>
      <w:pPr>
        <w:tabs>
          <w:tab w:val="num" w:pos="1440"/>
        </w:tabs>
        <w:ind w:left="1440" w:hanging="360"/>
      </w:pPr>
      <w:rPr>
        <w:rFonts w:ascii="Arial" w:hAnsi="Arial" w:hint="default"/>
      </w:rPr>
    </w:lvl>
    <w:lvl w:ilvl="2" w:tplc="EC3C6DB2">
      <w:start w:val="1982"/>
      <w:numFmt w:val="bullet"/>
      <w:lvlText w:val="•"/>
      <w:lvlJc w:val="left"/>
      <w:pPr>
        <w:tabs>
          <w:tab w:val="num" w:pos="2160"/>
        </w:tabs>
        <w:ind w:left="2160" w:hanging="360"/>
      </w:pPr>
      <w:rPr>
        <w:rFonts w:ascii="Arial" w:hAnsi="Arial" w:hint="default"/>
      </w:rPr>
    </w:lvl>
    <w:lvl w:ilvl="3" w:tplc="D4F42172" w:tentative="1">
      <w:start w:val="1"/>
      <w:numFmt w:val="bullet"/>
      <w:lvlText w:val="•"/>
      <w:lvlJc w:val="left"/>
      <w:pPr>
        <w:tabs>
          <w:tab w:val="num" w:pos="2880"/>
        </w:tabs>
        <w:ind w:left="2880" w:hanging="360"/>
      </w:pPr>
      <w:rPr>
        <w:rFonts w:ascii="Arial" w:hAnsi="Arial" w:hint="default"/>
      </w:rPr>
    </w:lvl>
    <w:lvl w:ilvl="4" w:tplc="7E340EA6" w:tentative="1">
      <w:start w:val="1"/>
      <w:numFmt w:val="bullet"/>
      <w:lvlText w:val="•"/>
      <w:lvlJc w:val="left"/>
      <w:pPr>
        <w:tabs>
          <w:tab w:val="num" w:pos="3600"/>
        </w:tabs>
        <w:ind w:left="3600" w:hanging="360"/>
      </w:pPr>
      <w:rPr>
        <w:rFonts w:ascii="Arial" w:hAnsi="Arial" w:hint="default"/>
      </w:rPr>
    </w:lvl>
    <w:lvl w:ilvl="5" w:tplc="62F4A836" w:tentative="1">
      <w:start w:val="1"/>
      <w:numFmt w:val="bullet"/>
      <w:lvlText w:val="•"/>
      <w:lvlJc w:val="left"/>
      <w:pPr>
        <w:tabs>
          <w:tab w:val="num" w:pos="4320"/>
        </w:tabs>
        <w:ind w:left="4320" w:hanging="360"/>
      </w:pPr>
      <w:rPr>
        <w:rFonts w:ascii="Arial" w:hAnsi="Arial" w:hint="default"/>
      </w:rPr>
    </w:lvl>
    <w:lvl w:ilvl="6" w:tplc="D0E6B574" w:tentative="1">
      <w:start w:val="1"/>
      <w:numFmt w:val="bullet"/>
      <w:lvlText w:val="•"/>
      <w:lvlJc w:val="left"/>
      <w:pPr>
        <w:tabs>
          <w:tab w:val="num" w:pos="5040"/>
        </w:tabs>
        <w:ind w:left="5040" w:hanging="360"/>
      </w:pPr>
      <w:rPr>
        <w:rFonts w:ascii="Arial" w:hAnsi="Arial" w:hint="default"/>
      </w:rPr>
    </w:lvl>
    <w:lvl w:ilvl="7" w:tplc="C49E96DC" w:tentative="1">
      <w:start w:val="1"/>
      <w:numFmt w:val="bullet"/>
      <w:lvlText w:val="•"/>
      <w:lvlJc w:val="left"/>
      <w:pPr>
        <w:tabs>
          <w:tab w:val="num" w:pos="5760"/>
        </w:tabs>
        <w:ind w:left="5760" w:hanging="360"/>
      </w:pPr>
      <w:rPr>
        <w:rFonts w:ascii="Arial" w:hAnsi="Arial" w:hint="default"/>
      </w:rPr>
    </w:lvl>
    <w:lvl w:ilvl="8" w:tplc="DF484900"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1D16E9A"/>
    <w:multiLevelType w:val="hybridMultilevel"/>
    <w:tmpl w:val="D5CC7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F37F26"/>
    <w:multiLevelType w:val="hybridMultilevel"/>
    <w:tmpl w:val="37B80BE4"/>
    <w:lvl w:ilvl="0" w:tplc="C1509BDC">
      <w:start w:val="1"/>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2674DCD"/>
    <w:multiLevelType w:val="hybridMultilevel"/>
    <w:tmpl w:val="FB22132E"/>
    <w:lvl w:ilvl="0" w:tplc="0B4A51B2">
      <w:start w:val="1"/>
      <w:numFmt w:val="bullet"/>
      <w:lvlText w:val="•"/>
      <w:lvlJc w:val="left"/>
      <w:pPr>
        <w:tabs>
          <w:tab w:val="num" w:pos="720"/>
        </w:tabs>
        <w:ind w:left="720" w:hanging="360"/>
      </w:pPr>
      <w:rPr>
        <w:rFonts w:ascii="Arial" w:hAnsi="Arial" w:hint="default"/>
      </w:rPr>
    </w:lvl>
    <w:lvl w:ilvl="1" w:tplc="6AC684D6" w:tentative="1">
      <w:start w:val="1"/>
      <w:numFmt w:val="bullet"/>
      <w:lvlText w:val="•"/>
      <w:lvlJc w:val="left"/>
      <w:pPr>
        <w:tabs>
          <w:tab w:val="num" w:pos="1440"/>
        </w:tabs>
        <w:ind w:left="1440" w:hanging="360"/>
      </w:pPr>
      <w:rPr>
        <w:rFonts w:ascii="Arial" w:hAnsi="Arial" w:hint="default"/>
      </w:rPr>
    </w:lvl>
    <w:lvl w:ilvl="2" w:tplc="A41AE456">
      <w:start w:val="1"/>
      <w:numFmt w:val="bullet"/>
      <w:lvlText w:val="•"/>
      <w:lvlJc w:val="left"/>
      <w:pPr>
        <w:tabs>
          <w:tab w:val="num" w:pos="2160"/>
        </w:tabs>
        <w:ind w:left="2160" w:hanging="360"/>
      </w:pPr>
      <w:rPr>
        <w:rFonts w:ascii="Arial" w:hAnsi="Arial" w:hint="default"/>
      </w:rPr>
    </w:lvl>
    <w:lvl w:ilvl="3" w:tplc="3B6C1BC4">
      <w:start w:val="204"/>
      <w:numFmt w:val="bullet"/>
      <w:lvlText w:val="•"/>
      <w:lvlJc w:val="left"/>
      <w:pPr>
        <w:tabs>
          <w:tab w:val="num" w:pos="2880"/>
        </w:tabs>
        <w:ind w:left="2880" w:hanging="360"/>
      </w:pPr>
      <w:rPr>
        <w:rFonts w:ascii="Arial" w:hAnsi="Arial" w:hint="default"/>
      </w:rPr>
    </w:lvl>
    <w:lvl w:ilvl="4" w:tplc="70829FB4" w:tentative="1">
      <w:start w:val="1"/>
      <w:numFmt w:val="bullet"/>
      <w:lvlText w:val="•"/>
      <w:lvlJc w:val="left"/>
      <w:pPr>
        <w:tabs>
          <w:tab w:val="num" w:pos="3600"/>
        </w:tabs>
        <w:ind w:left="3600" w:hanging="360"/>
      </w:pPr>
      <w:rPr>
        <w:rFonts w:ascii="Arial" w:hAnsi="Arial" w:hint="default"/>
      </w:rPr>
    </w:lvl>
    <w:lvl w:ilvl="5" w:tplc="455895F0" w:tentative="1">
      <w:start w:val="1"/>
      <w:numFmt w:val="bullet"/>
      <w:lvlText w:val="•"/>
      <w:lvlJc w:val="left"/>
      <w:pPr>
        <w:tabs>
          <w:tab w:val="num" w:pos="4320"/>
        </w:tabs>
        <w:ind w:left="4320" w:hanging="360"/>
      </w:pPr>
      <w:rPr>
        <w:rFonts w:ascii="Arial" w:hAnsi="Arial" w:hint="default"/>
      </w:rPr>
    </w:lvl>
    <w:lvl w:ilvl="6" w:tplc="B6DA7A48" w:tentative="1">
      <w:start w:val="1"/>
      <w:numFmt w:val="bullet"/>
      <w:lvlText w:val="•"/>
      <w:lvlJc w:val="left"/>
      <w:pPr>
        <w:tabs>
          <w:tab w:val="num" w:pos="5040"/>
        </w:tabs>
        <w:ind w:left="5040" w:hanging="360"/>
      </w:pPr>
      <w:rPr>
        <w:rFonts w:ascii="Arial" w:hAnsi="Arial" w:hint="default"/>
      </w:rPr>
    </w:lvl>
    <w:lvl w:ilvl="7" w:tplc="789C5F3E" w:tentative="1">
      <w:start w:val="1"/>
      <w:numFmt w:val="bullet"/>
      <w:lvlText w:val="•"/>
      <w:lvlJc w:val="left"/>
      <w:pPr>
        <w:tabs>
          <w:tab w:val="num" w:pos="5760"/>
        </w:tabs>
        <w:ind w:left="5760" w:hanging="360"/>
      </w:pPr>
      <w:rPr>
        <w:rFonts w:ascii="Arial" w:hAnsi="Arial" w:hint="default"/>
      </w:rPr>
    </w:lvl>
    <w:lvl w:ilvl="8" w:tplc="3C20F560"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4AD1DA3"/>
    <w:multiLevelType w:val="hybridMultilevel"/>
    <w:tmpl w:val="C0EA8A4E"/>
    <w:lvl w:ilvl="0" w:tplc="6730FE0C">
      <w:start w:val="4"/>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4627D4"/>
    <w:multiLevelType w:val="hybridMultilevel"/>
    <w:tmpl w:val="B846F13E"/>
    <w:lvl w:ilvl="0" w:tplc="9BA227F8">
      <w:start w:val="4"/>
      <w:numFmt w:val="bullet"/>
      <w:lvlText w:val=""/>
      <w:lvlJc w:val="left"/>
      <w:pPr>
        <w:ind w:left="1800" w:hanging="360"/>
      </w:pPr>
      <w:rPr>
        <w:rFonts w:ascii="Wingdings" w:eastAsia="Arial" w:hAnsi="Wingdings" w:cs="Times New Roman"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16" w15:restartNumberingAfterBreak="0">
    <w:nsid w:val="4A764A3E"/>
    <w:multiLevelType w:val="hybridMultilevel"/>
    <w:tmpl w:val="0DC82D54"/>
    <w:lvl w:ilvl="0" w:tplc="06FEAF96">
      <w:start w:val="1"/>
      <w:numFmt w:val="bullet"/>
      <w:lvlText w:val="-"/>
      <w:lvlJc w:val="left"/>
      <w:pPr>
        <w:ind w:left="1080" w:hanging="360"/>
      </w:pPr>
      <w:rPr>
        <w:rFonts w:ascii="Calibri" w:eastAsia="SimSun" w:hAnsi="Calibri" w:cs="Aria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3D2610A"/>
    <w:multiLevelType w:val="hybridMultilevel"/>
    <w:tmpl w:val="AC96A558"/>
    <w:lvl w:ilvl="0" w:tplc="DB7CB08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CDF1E13"/>
    <w:multiLevelType w:val="hybridMultilevel"/>
    <w:tmpl w:val="73BEBF36"/>
    <w:lvl w:ilvl="0" w:tplc="3AA08F00">
      <w:start w:val="3"/>
      <w:numFmt w:val="bullet"/>
      <w:lvlText w:val="-"/>
      <w:lvlJc w:val="left"/>
      <w:pPr>
        <w:ind w:left="780" w:hanging="360"/>
      </w:pPr>
      <w:rPr>
        <w:rFonts w:ascii="Times New Roman" w:eastAsia="Times New Roman" w:hAnsi="Times New Roman" w:cs="Times New Roman"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9" w15:restartNumberingAfterBreak="0">
    <w:nsid w:val="5FEA5021"/>
    <w:multiLevelType w:val="multilevel"/>
    <w:tmpl w:val="9B22E2B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619C5BCE"/>
    <w:multiLevelType w:val="hybridMultilevel"/>
    <w:tmpl w:val="E21254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053226"/>
    <w:multiLevelType w:val="hybridMultilevel"/>
    <w:tmpl w:val="927E51AA"/>
    <w:lvl w:ilvl="0" w:tplc="FA44B54C">
      <w:start w:val="10"/>
      <w:numFmt w:val="bullet"/>
      <w:lvlText w:val=""/>
      <w:lvlJc w:val="left"/>
      <w:pPr>
        <w:tabs>
          <w:tab w:val="num" w:pos="720"/>
        </w:tabs>
        <w:ind w:left="720" w:hanging="360"/>
      </w:pPr>
      <w:rPr>
        <w:rFonts w:ascii="Wingdings" w:eastAsia="Times New Roman" w:hAnsi="Wingdings" w:cs="Times New Roman" w:hint="default"/>
        <w:b/>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9DD122E"/>
    <w:multiLevelType w:val="hybridMultilevel"/>
    <w:tmpl w:val="B07C1780"/>
    <w:lvl w:ilvl="0" w:tplc="BF70A2A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B904F4F"/>
    <w:multiLevelType w:val="hybridMultilevel"/>
    <w:tmpl w:val="229E81F6"/>
    <w:lvl w:ilvl="0" w:tplc="973A1920">
      <w:numFmt w:val="bullet"/>
      <w:lvlText w:val=""/>
      <w:lvlJc w:val="left"/>
      <w:pPr>
        <w:ind w:left="420" w:hanging="360"/>
      </w:pPr>
      <w:rPr>
        <w:rFonts w:ascii="Symbol" w:eastAsia="Times New Roman" w:hAnsi="Symbol" w:cs="Times New Roman" w:hint="default"/>
        <w:color w:val="auto"/>
      </w:rPr>
    </w:lvl>
    <w:lvl w:ilvl="1" w:tplc="042A0003" w:tentative="1">
      <w:start w:val="1"/>
      <w:numFmt w:val="bullet"/>
      <w:lvlText w:val="o"/>
      <w:lvlJc w:val="left"/>
      <w:pPr>
        <w:ind w:left="1140" w:hanging="360"/>
      </w:pPr>
      <w:rPr>
        <w:rFonts w:ascii="Courier New" w:hAnsi="Courier New" w:cs="Courier New" w:hint="default"/>
      </w:rPr>
    </w:lvl>
    <w:lvl w:ilvl="2" w:tplc="042A0005" w:tentative="1">
      <w:start w:val="1"/>
      <w:numFmt w:val="bullet"/>
      <w:lvlText w:val=""/>
      <w:lvlJc w:val="left"/>
      <w:pPr>
        <w:ind w:left="1860" w:hanging="360"/>
      </w:pPr>
      <w:rPr>
        <w:rFonts w:ascii="Wingdings" w:hAnsi="Wingdings" w:hint="default"/>
      </w:rPr>
    </w:lvl>
    <w:lvl w:ilvl="3" w:tplc="042A0001" w:tentative="1">
      <w:start w:val="1"/>
      <w:numFmt w:val="bullet"/>
      <w:lvlText w:val=""/>
      <w:lvlJc w:val="left"/>
      <w:pPr>
        <w:ind w:left="2580" w:hanging="360"/>
      </w:pPr>
      <w:rPr>
        <w:rFonts w:ascii="Symbol" w:hAnsi="Symbol" w:hint="default"/>
      </w:rPr>
    </w:lvl>
    <w:lvl w:ilvl="4" w:tplc="042A0003" w:tentative="1">
      <w:start w:val="1"/>
      <w:numFmt w:val="bullet"/>
      <w:lvlText w:val="o"/>
      <w:lvlJc w:val="left"/>
      <w:pPr>
        <w:ind w:left="3300" w:hanging="360"/>
      </w:pPr>
      <w:rPr>
        <w:rFonts w:ascii="Courier New" w:hAnsi="Courier New" w:cs="Courier New" w:hint="default"/>
      </w:rPr>
    </w:lvl>
    <w:lvl w:ilvl="5" w:tplc="042A0005" w:tentative="1">
      <w:start w:val="1"/>
      <w:numFmt w:val="bullet"/>
      <w:lvlText w:val=""/>
      <w:lvlJc w:val="left"/>
      <w:pPr>
        <w:ind w:left="4020" w:hanging="360"/>
      </w:pPr>
      <w:rPr>
        <w:rFonts w:ascii="Wingdings" w:hAnsi="Wingdings" w:hint="default"/>
      </w:rPr>
    </w:lvl>
    <w:lvl w:ilvl="6" w:tplc="042A0001" w:tentative="1">
      <w:start w:val="1"/>
      <w:numFmt w:val="bullet"/>
      <w:lvlText w:val=""/>
      <w:lvlJc w:val="left"/>
      <w:pPr>
        <w:ind w:left="4740" w:hanging="360"/>
      </w:pPr>
      <w:rPr>
        <w:rFonts w:ascii="Symbol" w:hAnsi="Symbol" w:hint="default"/>
      </w:rPr>
    </w:lvl>
    <w:lvl w:ilvl="7" w:tplc="042A0003" w:tentative="1">
      <w:start w:val="1"/>
      <w:numFmt w:val="bullet"/>
      <w:lvlText w:val="o"/>
      <w:lvlJc w:val="left"/>
      <w:pPr>
        <w:ind w:left="5460" w:hanging="360"/>
      </w:pPr>
      <w:rPr>
        <w:rFonts w:ascii="Courier New" w:hAnsi="Courier New" w:cs="Courier New" w:hint="default"/>
      </w:rPr>
    </w:lvl>
    <w:lvl w:ilvl="8" w:tplc="042A0005" w:tentative="1">
      <w:start w:val="1"/>
      <w:numFmt w:val="bullet"/>
      <w:lvlText w:val=""/>
      <w:lvlJc w:val="left"/>
      <w:pPr>
        <w:ind w:left="6180" w:hanging="360"/>
      </w:pPr>
      <w:rPr>
        <w:rFonts w:ascii="Wingdings" w:hAnsi="Wingdings" w:hint="default"/>
      </w:rPr>
    </w:lvl>
  </w:abstractNum>
  <w:abstractNum w:abstractNumId="24" w15:restartNumberingAfterBreak="0">
    <w:nsid w:val="6C890B62"/>
    <w:multiLevelType w:val="hybridMultilevel"/>
    <w:tmpl w:val="5276066C"/>
    <w:lvl w:ilvl="0" w:tplc="042A000D">
      <w:start w:val="1"/>
      <w:numFmt w:val="bullet"/>
      <w:lvlText w:val=""/>
      <w:lvlJc w:val="left"/>
      <w:pPr>
        <w:ind w:left="1440" w:hanging="360"/>
      </w:pPr>
      <w:rPr>
        <w:rFonts w:ascii="Wingdings" w:hAnsi="Wingdings" w:hint="default"/>
      </w:rPr>
    </w:lvl>
    <w:lvl w:ilvl="1" w:tplc="042A0003">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5" w15:restartNumberingAfterBreak="0">
    <w:nsid w:val="6CDA2D69"/>
    <w:multiLevelType w:val="hybridMultilevel"/>
    <w:tmpl w:val="8BD84C7C"/>
    <w:lvl w:ilvl="0" w:tplc="D180AC54">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D594B48"/>
    <w:multiLevelType w:val="multilevel"/>
    <w:tmpl w:val="D4AAFFDC"/>
    <w:lvl w:ilvl="0">
      <w:start w:val="1"/>
      <w:numFmt w:val="decimal"/>
      <w:lvlText w:val="%1."/>
      <w:lvlJc w:val="left"/>
      <w:pPr>
        <w:ind w:left="360" w:hanging="360"/>
      </w:pPr>
      <w:rPr>
        <w:b/>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27" w15:restartNumberingAfterBreak="0">
    <w:nsid w:val="78494C25"/>
    <w:multiLevelType w:val="hybridMultilevel"/>
    <w:tmpl w:val="C34A8792"/>
    <w:lvl w:ilvl="0" w:tplc="042A0001">
      <w:start w:val="1"/>
      <w:numFmt w:val="bullet"/>
      <w:lvlText w:val=""/>
      <w:lvlJc w:val="left"/>
      <w:pPr>
        <w:ind w:left="360" w:hanging="360"/>
      </w:pPr>
      <w:rPr>
        <w:rFonts w:ascii="Symbol" w:hAnsi="Symbol" w:hint="default"/>
      </w:rPr>
    </w:lvl>
    <w:lvl w:ilvl="1" w:tplc="042A0003">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8" w15:restartNumberingAfterBreak="0">
    <w:nsid w:val="785A71FD"/>
    <w:multiLevelType w:val="hybridMultilevel"/>
    <w:tmpl w:val="5B449406"/>
    <w:lvl w:ilvl="0" w:tplc="37A40B8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A6841C3"/>
    <w:multiLevelType w:val="hybridMultilevel"/>
    <w:tmpl w:val="501CC3DC"/>
    <w:lvl w:ilvl="0" w:tplc="706AFDB8">
      <w:numFmt w:val="bullet"/>
      <w:lvlText w:val="-"/>
      <w:lvlJc w:val="left"/>
      <w:pPr>
        <w:tabs>
          <w:tab w:val="num" w:pos="397"/>
        </w:tabs>
        <w:ind w:left="397" w:hanging="397"/>
      </w:pPr>
      <w:rPr>
        <w:rFonts w:ascii="Times New Roman" w:hAnsi="Times New Roman" w:cs="Times New Roman" w:hint="default"/>
        <w:b/>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CE073B8"/>
    <w:multiLevelType w:val="hybridMultilevel"/>
    <w:tmpl w:val="BC28CFF8"/>
    <w:lvl w:ilvl="0" w:tplc="50148D9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8"/>
  </w:num>
  <w:num w:numId="2">
    <w:abstractNumId w:val="1"/>
  </w:num>
  <w:num w:numId="3">
    <w:abstractNumId w:val="27"/>
  </w:num>
  <w:num w:numId="4">
    <w:abstractNumId w:val="26"/>
  </w:num>
  <w:num w:numId="5">
    <w:abstractNumId w:val="7"/>
  </w:num>
  <w:num w:numId="6">
    <w:abstractNumId w:val="2"/>
  </w:num>
  <w:num w:numId="7">
    <w:abstractNumId w:val="16"/>
  </w:num>
  <w:num w:numId="8">
    <w:abstractNumId w:val="19"/>
  </w:num>
  <w:num w:numId="9">
    <w:abstractNumId w:val="6"/>
  </w:num>
  <w:num w:numId="10">
    <w:abstractNumId w:val="24"/>
  </w:num>
  <w:num w:numId="11">
    <w:abstractNumId w:val="10"/>
  </w:num>
  <w:num w:numId="12">
    <w:abstractNumId w:val="13"/>
  </w:num>
  <w:num w:numId="13">
    <w:abstractNumId w:val="15"/>
  </w:num>
  <w:num w:numId="14">
    <w:abstractNumId w:val="20"/>
  </w:num>
  <w:num w:numId="15">
    <w:abstractNumId w:val="30"/>
  </w:num>
  <w:num w:numId="16">
    <w:abstractNumId w:val="17"/>
  </w:num>
  <w:num w:numId="17">
    <w:abstractNumId w:val="21"/>
  </w:num>
  <w:num w:numId="18">
    <w:abstractNumId w:val="23"/>
  </w:num>
  <w:num w:numId="19">
    <w:abstractNumId w:val="3"/>
  </w:num>
  <w:num w:numId="20">
    <w:abstractNumId w:val="9"/>
  </w:num>
  <w:num w:numId="21">
    <w:abstractNumId w:val="22"/>
  </w:num>
  <w:num w:numId="22">
    <w:abstractNumId w:val="5"/>
  </w:num>
  <w:num w:numId="23">
    <w:abstractNumId w:val="18"/>
  </w:num>
  <w:num w:numId="24">
    <w:abstractNumId w:val="25"/>
  </w:num>
  <w:num w:numId="25">
    <w:abstractNumId w:val="11"/>
  </w:num>
  <w:num w:numId="26">
    <w:abstractNumId w:val="12"/>
  </w:num>
  <w:num w:numId="27">
    <w:abstractNumId w:val="28"/>
  </w:num>
  <w:num w:numId="28">
    <w:abstractNumId w:val="0"/>
  </w:num>
  <w:num w:numId="29">
    <w:abstractNumId w:val="14"/>
  </w:num>
  <w:num w:numId="30">
    <w:abstractNumId w:val="29"/>
  </w:num>
  <w:num w:numId="31">
    <w:abstractNumId w:val="4"/>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Linh Phan Thi Kim (SME - DPSC.Payment)">
    <w15:presenceInfo w15:providerId="AD" w15:userId="S-1-5-21-3548288489-2973684419-2422295393-18839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activeWritingStyle w:appName="MSWord" w:lang="en-US" w:vendorID="64" w:dllVersion="131078" w:nlCheck="1" w:checkStyle="0"/>
  <w:activeWritingStyle w:appName="MSWord" w:lang="fr-FR" w:vendorID="64" w:dllVersion="131078" w:nlCheck="1" w:checkStyle="1"/>
  <w:activeWritingStyle w:appName="MSWord" w:lang="en-GB" w:vendorID="64" w:dllVersion="131078" w:nlCheck="1" w:checkStyle="0"/>
  <w:activeWritingStyle w:appName="MSWord" w:lang="en-AU" w:vendorID="64" w:dllVersion="131078"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3D44"/>
    <w:rsid w:val="0000383E"/>
    <w:rsid w:val="000050D0"/>
    <w:rsid w:val="00014E39"/>
    <w:rsid w:val="00023438"/>
    <w:rsid w:val="00024056"/>
    <w:rsid w:val="0003396C"/>
    <w:rsid w:val="00033D30"/>
    <w:rsid w:val="00036DD0"/>
    <w:rsid w:val="00037F2A"/>
    <w:rsid w:val="00040660"/>
    <w:rsid w:val="000419D6"/>
    <w:rsid w:val="00041C22"/>
    <w:rsid w:val="0004516E"/>
    <w:rsid w:val="000457A4"/>
    <w:rsid w:val="000457D2"/>
    <w:rsid w:val="00047ECB"/>
    <w:rsid w:val="00055E6A"/>
    <w:rsid w:val="00061194"/>
    <w:rsid w:val="000621C5"/>
    <w:rsid w:val="000638E7"/>
    <w:rsid w:val="00070AE7"/>
    <w:rsid w:val="00071824"/>
    <w:rsid w:val="00071AF9"/>
    <w:rsid w:val="000753FA"/>
    <w:rsid w:val="000754F6"/>
    <w:rsid w:val="00081110"/>
    <w:rsid w:val="00081F4F"/>
    <w:rsid w:val="00082A78"/>
    <w:rsid w:val="00083653"/>
    <w:rsid w:val="00090491"/>
    <w:rsid w:val="00093075"/>
    <w:rsid w:val="00096749"/>
    <w:rsid w:val="00096D78"/>
    <w:rsid w:val="000A1887"/>
    <w:rsid w:val="000A49FD"/>
    <w:rsid w:val="000B0B79"/>
    <w:rsid w:val="000B2266"/>
    <w:rsid w:val="000B2A2A"/>
    <w:rsid w:val="000B334C"/>
    <w:rsid w:val="000B42DF"/>
    <w:rsid w:val="000B4F9F"/>
    <w:rsid w:val="000B4FFF"/>
    <w:rsid w:val="000C0E12"/>
    <w:rsid w:val="000C6984"/>
    <w:rsid w:val="000C7CED"/>
    <w:rsid w:val="000D7153"/>
    <w:rsid w:val="000E05EE"/>
    <w:rsid w:val="000E54D8"/>
    <w:rsid w:val="000E7D7E"/>
    <w:rsid w:val="000F5B9B"/>
    <w:rsid w:val="000F6CD8"/>
    <w:rsid w:val="00101445"/>
    <w:rsid w:val="00105CCC"/>
    <w:rsid w:val="00121D1F"/>
    <w:rsid w:val="001232A1"/>
    <w:rsid w:val="00124651"/>
    <w:rsid w:val="0013044A"/>
    <w:rsid w:val="001315D8"/>
    <w:rsid w:val="0013378C"/>
    <w:rsid w:val="00133D78"/>
    <w:rsid w:val="0013615A"/>
    <w:rsid w:val="00137957"/>
    <w:rsid w:val="0014152D"/>
    <w:rsid w:val="00141B78"/>
    <w:rsid w:val="00143775"/>
    <w:rsid w:val="001441A3"/>
    <w:rsid w:val="0015125D"/>
    <w:rsid w:val="0015288B"/>
    <w:rsid w:val="0015464B"/>
    <w:rsid w:val="00157F56"/>
    <w:rsid w:val="00160438"/>
    <w:rsid w:val="00160867"/>
    <w:rsid w:val="00162073"/>
    <w:rsid w:val="00165658"/>
    <w:rsid w:val="00171141"/>
    <w:rsid w:val="001713EB"/>
    <w:rsid w:val="0017167F"/>
    <w:rsid w:val="00175B26"/>
    <w:rsid w:val="001768CD"/>
    <w:rsid w:val="00177F88"/>
    <w:rsid w:val="00180F30"/>
    <w:rsid w:val="001846E4"/>
    <w:rsid w:val="00187161"/>
    <w:rsid w:val="00187C93"/>
    <w:rsid w:val="001936A0"/>
    <w:rsid w:val="001941BE"/>
    <w:rsid w:val="00194C08"/>
    <w:rsid w:val="00195503"/>
    <w:rsid w:val="001A4EB6"/>
    <w:rsid w:val="001A7A1E"/>
    <w:rsid w:val="001B011E"/>
    <w:rsid w:val="001B08EE"/>
    <w:rsid w:val="001B1A5B"/>
    <w:rsid w:val="001B3E5D"/>
    <w:rsid w:val="001B4163"/>
    <w:rsid w:val="001B46C1"/>
    <w:rsid w:val="001B5730"/>
    <w:rsid w:val="001C0A00"/>
    <w:rsid w:val="001C157F"/>
    <w:rsid w:val="001C35B4"/>
    <w:rsid w:val="001C42CB"/>
    <w:rsid w:val="001C4539"/>
    <w:rsid w:val="001E1DEE"/>
    <w:rsid w:val="001E7F60"/>
    <w:rsid w:val="001F5303"/>
    <w:rsid w:val="002049BD"/>
    <w:rsid w:val="00206218"/>
    <w:rsid w:val="002102EE"/>
    <w:rsid w:val="002115D1"/>
    <w:rsid w:val="00215917"/>
    <w:rsid w:val="00224D08"/>
    <w:rsid w:val="00230F3D"/>
    <w:rsid w:val="00234348"/>
    <w:rsid w:val="00236C3A"/>
    <w:rsid w:val="00240BBF"/>
    <w:rsid w:val="002437E1"/>
    <w:rsid w:val="002446A1"/>
    <w:rsid w:val="00246559"/>
    <w:rsid w:val="002479A0"/>
    <w:rsid w:val="002501F3"/>
    <w:rsid w:val="002506D3"/>
    <w:rsid w:val="00253957"/>
    <w:rsid w:val="00254B8D"/>
    <w:rsid w:val="00262D72"/>
    <w:rsid w:val="00272732"/>
    <w:rsid w:val="00272E43"/>
    <w:rsid w:val="002749D1"/>
    <w:rsid w:val="0027719F"/>
    <w:rsid w:val="00282D58"/>
    <w:rsid w:val="002845BA"/>
    <w:rsid w:val="002917EE"/>
    <w:rsid w:val="00291D2E"/>
    <w:rsid w:val="00294635"/>
    <w:rsid w:val="002A1653"/>
    <w:rsid w:val="002A3F58"/>
    <w:rsid w:val="002A40C9"/>
    <w:rsid w:val="002A7F3D"/>
    <w:rsid w:val="002B427E"/>
    <w:rsid w:val="002B51F6"/>
    <w:rsid w:val="002B6BA0"/>
    <w:rsid w:val="002B799B"/>
    <w:rsid w:val="002C1938"/>
    <w:rsid w:val="002C36C1"/>
    <w:rsid w:val="002D4543"/>
    <w:rsid w:val="002D5467"/>
    <w:rsid w:val="002D6C70"/>
    <w:rsid w:val="002D7215"/>
    <w:rsid w:val="002E6B2E"/>
    <w:rsid w:val="002F11C7"/>
    <w:rsid w:val="002F3DA7"/>
    <w:rsid w:val="002F4655"/>
    <w:rsid w:val="002F5D5D"/>
    <w:rsid w:val="002F5FF5"/>
    <w:rsid w:val="003022BC"/>
    <w:rsid w:val="00302870"/>
    <w:rsid w:val="00305DED"/>
    <w:rsid w:val="003134D0"/>
    <w:rsid w:val="00314C34"/>
    <w:rsid w:val="00314D9C"/>
    <w:rsid w:val="003156CC"/>
    <w:rsid w:val="00317C06"/>
    <w:rsid w:val="00317E7D"/>
    <w:rsid w:val="00322085"/>
    <w:rsid w:val="00322C72"/>
    <w:rsid w:val="00326ADC"/>
    <w:rsid w:val="00327545"/>
    <w:rsid w:val="00331F37"/>
    <w:rsid w:val="00332D25"/>
    <w:rsid w:val="00334FAC"/>
    <w:rsid w:val="00335E20"/>
    <w:rsid w:val="00340106"/>
    <w:rsid w:val="003405DD"/>
    <w:rsid w:val="00342C7A"/>
    <w:rsid w:val="00351E3F"/>
    <w:rsid w:val="0035215D"/>
    <w:rsid w:val="00352EDB"/>
    <w:rsid w:val="00353913"/>
    <w:rsid w:val="00353F41"/>
    <w:rsid w:val="00354777"/>
    <w:rsid w:val="00357268"/>
    <w:rsid w:val="003637EE"/>
    <w:rsid w:val="003659AC"/>
    <w:rsid w:val="0036687C"/>
    <w:rsid w:val="003701BF"/>
    <w:rsid w:val="0037109E"/>
    <w:rsid w:val="00371D36"/>
    <w:rsid w:val="00373711"/>
    <w:rsid w:val="00373FE2"/>
    <w:rsid w:val="00377B45"/>
    <w:rsid w:val="0038079E"/>
    <w:rsid w:val="003847C2"/>
    <w:rsid w:val="0038650B"/>
    <w:rsid w:val="00387480"/>
    <w:rsid w:val="003900A4"/>
    <w:rsid w:val="0039038D"/>
    <w:rsid w:val="00390596"/>
    <w:rsid w:val="003910DF"/>
    <w:rsid w:val="00393AD7"/>
    <w:rsid w:val="00394AB1"/>
    <w:rsid w:val="003A0D8F"/>
    <w:rsid w:val="003A2033"/>
    <w:rsid w:val="003A250A"/>
    <w:rsid w:val="003A6BC8"/>
    <w:rsid w:val="003A7C42"/>
    <w:rsid w:val="003B2EE2"/>
    <w:rsid w:val="003B3687"/>
    <w:rsid w:val="003B4416"/>
    <w:rsid w:val="003B6FD5"/>
    <w:rsid w:val="003C6B0E"/>
    <w:rsid w:val="003D49B5"/>
    <w:rsid w:val="003D775B"/>
    <w:rsid w:val="003E1BA3"/>
    <w:rsid w:val="003E5C52"/>
    <w:rsid w:val="003F238B"/>
    <w:rsid w:val="003F5346"/>
    <w:rsid w:val="003F5E59"/>
    <w:rsid w:val="00400C53"/>
    <w:rsid w:val="00410CB3"/>
    <w:rsid w:val="00414B46"/>
    <w:rsid w:val="00423054"/>
    <w:rsid w:val="00432BD7"/>
    <w:rsid w:val="004357E7"/>
    <w:rsid w:val="004406C7"/>
    <w:rsid w:val="00441DCB"/>
    <w:rsid w:val="00442752"/>
    <w:rsid w:val="0044311E"/>
    <w:rsid w:val="0044315C"/>
    <w:rsid w:val="00447246"/>
    <w:rsid w:val="00447662"/>
    <w:rsid w:val="004504E0"/>
    <w:rsid w:val="0046403C"/>
    <w:rsid w:val="004665E8"/>
    <w:rsid w:val="00470630"/>
    <w:rsid w:val="004740AD"/>
    <w:rsid w:val="0047459D"/>
    <w:rsid w:val="0048063A"/>
    <w:rsid w:val="0048123D"/>
    <w:rsid w:val="0048456D"/>
    <w:rsid w:val="004853ED"/>
    <w:rsid w:val="0048601E"/>
    <w:rsid w:val="004862DB"/>
    <w:rsid w:val="00487637"/>
    <w:rsid w:val="00487860"/>
    <w:rsid w:val="0048799C"/>
    <w:rsid w:val="00487F1D"/>
    <w:rsid w:val="00490291"/>
    <w:rsid w:val="0049349B"/>
    <w:rsid w:val="004A402E"/>
    <w:rsid w:val="004A6DD1"/>
    <w:rsid w:val="004A72C8"/>
    <w:rsid w:val="004B26C2"/>
    <w:rsid w:val="004B3363"/>
    <w:rsid w:val="004B5102"/>
    <w:rsid w:val="004B5217"/>
    <w:rsid w:val="004B556F"/>
    <w:rsid w:val="004B7769"/>
    <w:rsid w:val="004C25E1"/>
    <w:rsid w:val="004C38A6"/>
    <w:rsid w:val="004C5D38"/>
    <w:rsid w:val="004C6794"/>
    <w:rsid w:val="004D3381"/>
    <w:rsid w:val="004D7627"/>
    <w:rsid w:val="004E0414"/>
    <w:rsid w:val="004E2FA9"/>
    <w:rsid w:val="004E4219"/>
    <w:rsid w:val="004F2D7A"/>
    <w:rsid w:val="004F3BCF"/>
    <w:rsid w:val="00500A35"/>
    <w:rsid w:val="0050437A"/>
    <w:rsid w:val="00504FEE"/>
    <w:rsid w:val="00505D88"/>
    <w:rsid w:val="00505F2F"/>
    <w:rsid w:val="00510D8D"/>
    <w:rsid w:val="005111A9"/>
    <w:rsid w:val="00512480"/>
    <w:rsid w:val="00513890"/>
    <w:rsid w:val="00513CD6"/>
    <w:rsid w:val="005152C0"/>
    <w:rsid w:val="005164D0"/>
    <w:rsid w:val="005208FA"/>
    <w:rsid w:val="00521AD1"/>
    <w:rsid w:val="00524132"/>
    <w:rsid w:val="00524173"/>
    <w:rsid w:val="00525B9B"/>
    <w:rsid w:val="00527FAE"/>
    <w:rsid w:val="00530B2B"/>
    <w:rsid w:val="00530B88"/>
    <w:rsid w:val="00532C59"/>
    <w:rsid w:val="00532C80"/>
    <w:rsid w:val="00532DB1"/>
    <w:rsid w:val="00532F57"/>
    <w:rsid w:val="0053664A"/>
    <w:rsid w:val="005429B5"/>
    <w:rsid w:val="00542D4A"/>
    <w:rsid w:val="0054633D"/>
    <w:rsid w:val="00546EE2"/>
    <w:rsid w:val="005473A8"/>
    <w:rsid w:val="00547760"/>
    <w:rsid w:val="00547FDD"/>
    <w:rsid w:val="005533E5"/>
    <w:rsid w:val="005538C9"/>
    <w:rsid w:val="00554A83"/>
    <w:rsid w:val="00560059"/>
    <w:rsid w:val="00560BEC"/>
    <w:rsid w:val="00562CE3"/>
    <w:rsid w:val="00563DC3"/>
    <w:rsid w:val="00564D93"/>
    <w:rsid w:val="00566038"/>
    <w:rsid w:val="00567198"/>
    <w:rsid w:val="00567870"/>
    <w:rsid w:val="0057059C"/>
    <w:rsid w:val="005706CE"/>
    <w:rsid w:val="00570E91"/>
    <w:rsid w:val="00571CF8"/>
    <w:rsid w:val="00576F3C"/>
    <w:rsid w:val="005813B8"/>
    <w:rsid w:val="00581DAF"/>
    <w:rsid w:val="00590EF7"/>
    <w:rsid w:val="00593EC1"/>
    <w:rsid w:val="00596F84"/>
    <w:rsid w:val="005A34E0"/>
    <w:rsid w:val="005A3999"/>
    <w:rsid w:val="005A7922"/>
    <w:rsid w:val="005B0578"/>
    <w:rsid w:val="005B44AF"/>
    <w:rsid w:val="005B4737"/>
    <w:rsid w:val="005C4BC3"/>
    <w:rsid w:val="005C55AA"/>
    <w:rsid w:val="005C6A7A"/>
    <w:rsid w:val="005D1EF5"/>
    <w:rsid w:val="005E20FD"/>
    <w:rsid w:val="005E331D"/>
    <w:rsid w:val="005E3BA1"/>
    <w:rsid w:val="005E4472"/>
    <w:rsid w:val="005E7CF2"/>
    <w:rsid w:val="005F2C45"/>
    <w:rsid w:val="005F6A5E"/>
    <w:rsid w:val="006003E5"/>
    <w:rsid w:val="00602861"/>
    <w:rsid w:val="00604422"/>
    <w:rsid w:val="0060468B"/>
    <w:rsid w:val="00611BC5"/>
    <w:rsid w:val="00612953"/>
    <w:rsid w:val="00613B6C"/>
    <w:rsid w:val="00614B10"/>
    <w:rsid w:val="0062193D"/>
    <w:rsid w:val="00623F1F"/>
    <w:rsid w:val="00624A55"/>
    <w:rsid w:val="006273A8"/>
    <w:rsid w:val="00631738"/>
    <w:rsid w:val="00632DAD"/>
    <w:rsid w:val="00632DF2"/>
    <w:rsid w:val="0063519E"/>
    <w:rsid w:val="00636E6A"/>
    <w:rsid w:val="00642246"/>
    <w:rsid w:val="00642AEF"/>
    <w:rsid w:val="00643D5F"/>
    <w:rsid w:val="006527A5"/>
    <w:rsid w:val="0065359B"/>
    <w:rsid w:val="00653F4F"/>
    <w:rsid w:val="00655584"/>
    <w:rsid w:val="0065739E"/>
    <w:rsid w:val="00660FF8"/>
    <w:rsid w:val="00663CB8"/>
    <w:rsid w:val="006641DB"/>
    <w:rsid w:val="00682108"/>
    <w:rsid w:val="00683181"/>
    <w:rsid w:val="0068474C"/>
    <w:rsid w:val="006937B3"/>
    <w:rsid w:val="0069469A"/>
    <w:rsid w:val="006A6A19"/>
    <w:rsid w:val="006B039A"/>
    <w:rsid w:val="006B3614"/>
    <w:rsid w:val="006B4EE2"/>
    <w:rsid w:val="006B7482"/>
    <w:rsid w:val="006D11DE"/>
    <w:rsid w:val="006D3A29"/>
    <w:rsid w:val="006D4C40"/>
    <w:rsid w:val="006E0960"/>
    <w:rsid w:val="006E106A"/>
    <w:rsid w:val="006E33CE"/>
    <w:rsid w:val="006E7D5C"/>
    <w:rsid w:val="006F0179"/>
    <w:rsid w:val="006F04D5"/>
    <w:rsid w:val="006F0C33"/>
    <w:rsid w:val="006F0D46"/>
    <w:rsid w:val="006F205A"/>
    <w:rsid w:val="006F2451"/>
    <w:rsid w:val="006F6D50"/>
    <w:rsid w:val="006F75B3"/>
    <w:rsid w:val="006F7998"/>
    <w:rsid w:val="0070026E"/>
    <w:rsid w:val="007047FE"/>
    <w:rsid w:val="00706646"/>
    <w:rsid w:val="00706A31"/>
    <w:rsid w:val="00710A0C"/>
    <w:rsid w:val="007119D1"/>
    <w:rsid w:val="00713200"/>
    <w:rsid w:val="007140B0"/>
    <w:rsid w:val="00714C2A"/>
    <w:rsid w:val="00715C1E"/>
    <w:rsid w:val="00733E5B"/>
    <w:rsid w:val="00735D9F"/>
    <w:rsid w:val="007404DB"/>
    <w:rsid w:val="00741549"/>
    <w:rsid w:val="007463AE"/>
    <w:rsid w:val="00746A61"/>
    <w:rsid w:val="00751237"/>
    <w:rsid w:val="00752BA3"/>
    <w:rsid w:val="00753553"/>
    <w:rsid w:val="00757FA5"/>
    <w:rsid w:val="00760C6A"/>
    <w:rsid w:val="00761602"/>
    <w:rsid w:val="00761672"/>
    <w:rsid w:val="007622F7"/>
    <w:rsid w:val="00763D69"/>
    <w:rsid w:val="00764F29"/>
    <w:rsid w:val="00765203"/>
    <w:rsid w:val="007670F0"/>
    <w:rsid w:val="007710D6"/>
    <w:rsid w:val="00771191"/>
    <w:rsid w:val="00775C93"/>
    <w:rsid w:val="00781CA1"/>
    <w:rsid w:val="00783AA6"/>
    <w:rsid w:val="0079232D"/>
    <w:rsid w:val="00794E41"/>
    <w:rsid w:val="007A42EB"/>
    <w:rsid w:val="007A5ACA"/>
    <w:rsid w:val="007A6B31"/>
    <w:rsid w:val="007B1030"/>
    <w:rsid w:val="007B2F52"/>
    <w:rsid w:val="007B7ABF"/>
    <w:rsid w:val="007C0416"/>
    <w:rsid w:val="007C2ED1"/>
    <w:rsid w:val="007C7679"/>
    <w:rsid w:val="007C7B2D"/>
    <w:rsid w:val="007D124D"/>
    <w:rsid w:val="007D2DFE"/>
    <w:rsid w:val="007D3FAF"/>
    <w:rsid w:val="007D4947"/>
    <w:rsid w:val="007D5E5D"/>
    <w:rsid w:val="007E1157"/>
    <w:rsid w:val="007E26ED"/>
    <w:rsid w:val="007E50A6"/>
    <w:rsid w:val="007F059B"/>
    <w:rsid w:val="007F1B40"/>
    <w:rsid w:val="007F40DD"/>
    <w:rsid w:val="008006A1"/>
    <w:rsid w:val="00802460"/>
    <w:rsid w:val="00806022"/>
    <w:rsid w:val="00806FEE"/>
    <w:rsid w:val="00807FF1"/>
    <w:rsid w:val="008149DE"/>
    <w:rsid w:val="0081510A"/>
    <w:rsid w:val="00817592"/>
    <w:rsid w:val="008202E0"/>
    <w:rsid w:val="00827B06"/>
    <w:rsid w:val="00834E1C"/>
    <w:rsid w:val="00836DA1"/>
    <w:rsid w:val="008402F2"/>
    <w:rsid w:val="008406B2"/>
    <w:rsid w:val="00844A48"/>
    <w:rsid w:val="0084663D"/>
    <w:rsid w:val="008472E2"/>
    <w:rsid w:val="008503D6"/>
    <w:rsid w:val="00851FF1"/>
    <w:rsid w:val="00855178"/>
    <w:rsid w:val="008560F2"/>
    <w:rsid w:val="00856458"/>
    <w:rsid w:val="00862B44"/>
    <w:rsid w:val="00864EB2"/>
    <w:rsid w:val="00864FB9"/>
    <w:rsid w:val="00870B80"/>
    <w:rsid w:val="00880859"/>
    <w:rsid w:val="0088093D"/>
    <w:rsid w:val="0088214E"/>
    <w:rsid w:val="00882E94"/>
    <w:rsid w:val="00885E8F"/>
    <w:rsid w:val="00887429"/>
    <w:rsid w:val="00890BFD"/>
    <w:rsid w:val="0089133D"/>
    <w:rsid w:val="00897E10"/>
    <w:rsid w:val="008A77A3"/>
    <w:rsid w:val="008B0A25"/>
    <w:rsid w:val="008D1570"/>
    <w:rsid w:val="008D33B3"/>
    <w:rsid w:val="008D6629"/>
    <w:rsid w:val="008D7F73"/>
    <w:rsid w:val="008D7FF8"/>
    <w:rsid w:val="008E25E9"/>
    <w:rsid w:val="008E2AF9"/>
    <w:rsid w:val="008E33F5"/>
    <w:rsid w:val="008E4AE1"/>
    <w:rsid w:val="008E7613"/>
    <w:rsid w:val="008F062E"/>
    <w:rsid w:val="008F1739"/>
    <w:rsid w:val="008F41CB"/>
    <w:rsid w:val="00901F85"/>
    <w:rsid w:val="009038F1"/>
    <w:rsid w:val="00903A90"/>
    <w:rsid w:val="009044E2"/>
    <w:rsid w:val="009060E0"/>
    <w:rsid w:val="0090616B"/>
    <w:rsid w:val="00912613"/>
    <w:rsid w:val="00923005"/>
    <w:rsid w:val="00930162"/>
    <w:rsid w:val="009314C4"/>
    <w:rsid w:val="0093341F"/>
    <w:rsid w:val="00934CC7"/>
    <w:rsid w:val="009369F2"/>
    <w:rsid w:val="009401FF"/>
    <w:rsid w:val="00952534"/>
    <w:rsid w:val="00953F56"/>
    <w:rsid w:val="009548C5"/>
    <w:rsid w:val="00962E5B"/>
    <w:rsid w:val="009652BC"/>
    <w:rsid w:val="009706F5"/>
    <w:rsid w:val="00971229"/>
    <w:rsid w:val="00974BB8"/>
    <w:rsid w:val="00977AB1"/>
    <w:rsid w:val="00982791"/>
    <w:rsid w:val="0098449F"/>
    <w:rsid w:val="00984C5A"/>
    <w:rsid w:val="00986560"/>
    <w:rsid w:val="00990D1D"/>
    <w:rsid w:val="009913CD"/>
    <w:rsid w:val="00992E99"/>
    <w:rsid w:val="00992F7B"/>
    <w:rsid w:val="009A4C83"/>
    <w:rsid w:val="009A5C9B"/>
    <w:rsid w:val="009A7255"/>
    <w:rsid w:val="009A75FE"/>
    <w:rsid w:val="009B3E6C"/>
    <w:rsid w:val="009B4D15"/>
    <w:rsid w:val="009B6912"/>
    <w:rsid w:val="009B6BF6"/>
    <w:rsid w:val="009C0E79"/>
    <w:rsid w:val="009C7AD7"/>
    <w:rsid w:val="009D2271"/>
    <w:rsid w:val="009D37BF"/>
    <w:rsid w:val="009D719F"/>
    <w:rsid w:val="009E18B3"/>
    <w:rsid w:val="009E35E0"/>
    <w:rsid w:val="009E46B6"/>
    <w:rsid w:val="009E77E3"/>
    <w:rsid w:val="009F385C"/>
    <w:rsid w:val="00A02D9D"/>
    <w:rsid w:val="00A03458"/>
    <w:rsid w:val="00A04748"/>
    <w:rsid w:val="00A0759B"/>
    <w:rsid w:val="00A12DB2"/>
    <w:rsid w:val="00A13870"/>
    <w:rsid w:val="00A15221"/>
    <w:rsid w:val="00A1661A"/>
    <w:rsid w:val="00A16B6C"/>
    <w:rsid w:val="00A16BCA"/>
    <w:rsid w:val="00A176B5"/>
    <w:rsid w:val="00A23A63"/>
    <w:rsid w:val="00A24E7E"/>
    <w:rsid w:val="00A304A9"/>
    <w:rsid w:val="00A316B9"/>
    <w:rsid w:val="00A37E6A"/>
    <w:rsid w:val="00A400FC"/>
    <w:rsid w:val="00A40852"/>
    <w:rsid w:val="00A40BA1"/>
    <w:rsid w:val="00A42ABA"/>
    <w:rsid w:val="00A44745"/>
    <w:rsid w:val="00A45AA5"/>
    <w:rsid w:val="00A50485"/>
    <w:rsid w:val="00A50E8B"/>
    <w:rsid w:val="00A66DA9"/>
    <w:rsid w:val="00A66F3F"/>
    <w:rsid w:val="00A707E0"/>
    <w:rsid w:val="00A722EF"/>
    <w:rsid w:val="00A7460F"/>
    <w:rsid w:val="00A82761"/>
    <w:rsid w:val="00A8605F"/>
    <w:rsid w:val="00A971E6"/>
    <w:rsid w:val="00A97700"/>
    <w:rsid w:val="00A97D55"/>
    <w:rsid w:val="00AA42A8"/>
    <w:rsid w:val="00AB0289"/>
    <w:rsid w:val="00AB0BC4"/>
    <w:rsid w:val="00AB156B"/>
    <w:rsid w:val="00AB18FD"/>
    <w:rsid w:val="00AB3DAA"/>
    <w:rsid w:val="00AC0007"/>
    <w:rsid w:val="00AC275C"/>
    <w:rsid w:val="00AC2998"/>
    <w:rsid w:val="00AC6EA4"/>
    <w:rsid w:val="00AD436F"/>
    <w:rsid w:val="00AD5AFC"/>
    <w:rsid w:val="00AE1986"/>
    <w:rsid w:val="00AE4982"/>
    <w:rsid w:val="00AE4AB3"/>
    <w:rsid w:val="00AE4B8B"/>
    <w:rsid w:val="00AE58C2"/>
    <w:rsid w:val="00AE69DF"/>
    <w:rsid w:val="00AE6A35"/>
    <w:rsid w:val="00AF1E79"/>
    <w:rsid w:val="00AF2930"/>
    <w:rsid w:val="00AF3530"/>
    <w:rsid w:val="00AF6861"/>
    <w:rsid w:val="00AF7803"/>
    <w:rsid w:val="00B00F2C"/>
    <w:rsid w:val="00B017D4"/>
    <w:rsid w:val="00B02667"/>
    <w:rsid w:val="00B02A6C"/>
    <w:rsid w:val="00B058FB"/>
    <w:rsid w:val="00B100EE"/>
    <w:rsid w:val="00B101FF"/>
    <w:rsid w:val="00B118DB"/>
    <w:rsid w:val="00B15C2E"/>
    <w:rsid w:val="00B16534"/>
    <w:rsid w:val="00B21B4D"/>
    <w:rsid w:val="00B24246"/>
    <w:rsid w:val="00B26727"/>
    <w:rsid w:val="00B27431"/>
    <w:rsid w:val="00B316F0"/>
    <w:rsid w:val="00B34CEB"/>
    <w:rsid w:val="00B351FA"/>
    <w:rsid w:val="00B36007"/>
    <w:rsid w:val="00B37B9F"/>
    <w:rsid w:val="00B42D67"/>
    <w:rsid w:val="00B4387C"/>
    <w:rsid w:val="00B449E5"/>
    <w:rsid w:val="00B568D5"/>
    <w:rsid w:val="00B60AF2"/>
    <w:rsid w:val="00B61734"/>
    <w:rsid w:val="00B62565"/>
    <w:rsid w:val="00B633E6"/>
    <w:rsid w:val="00B63E6A"/>
    <w:rsid w:val="00B64E60"/>
    <w:rsid w:val="00B65A9B"/>
    <w:rsid w:val="00B67CB9"/>
    <w:rsid w:val="00B70E70"/>
    <w:rsid w:val="00B802BD"/>
    <w:rsid w:val="00B8044B"/>
    <w:rsid w:val="00B86009"/>
    <w:rsid w:val="00B862E1"/>
    <w:rsid w:val="00B87A58"/>
    <w:rsid w:val="00B978BA"/>
    <w:rsid w:val="00BA18A9"/>
    <w:rsid w:val="00BA5087"/>
    <w:rsid w:val="00BB0252"/>
    <w:rsid w:val="00BB321D"/>
    <w:rsid w:val="00BB732E"/>
    <w:rsid w:val="00BB7DA4"/>
    <w:rsid w:val="00BC5594"/>
    <w:rsid w:val="00BC587A"/>
    <w:rsid w:val="00BC62CA"/>
    <w:rsid w:val="00BD477B"/>
    <w:rsid w:val="00BD5566"/>
    <w:rsid w:val="00BD631D"/>
    <w:rsid w:val="00BD6457"/>
    <w:rsid w:val="00BD76B3"/>
    <w:rsid w:val="00BE5990"/>
    <w:rsid w:val="00BF001A"/>
    <w:rsid w:val="00BF3E7F"/>
    <w:rsid w:val="00BF6273"/>
    <w:rsid w:val="00BF6FD8"/>
    <w:rsid w:val="00BF723D"/>
    <w:rsid w:val="00C002FB"/>
    <w:rsid w:val="00C03CC0"/>
    <w:rsid w:val="00C040E8"/>
    <w:rsid w:val="00C10621"/>
    <w:rsid w:val="00C12633"/>
    <w:rsid w:val="00C12767"/>
    <w:rsid w:val="00C1695A"/>
    <w:rsid w:val="00C16E46"/>
    <w:rsid w:val="00C203F9"/>
    <w:rsid w:val="00C233A6"/>
    <w:rsid w:val="00C23C10"/>
    <w:rsid w:val="00C25287"/>
    <w:rsid w:val="00C25CD6"/>
    <w:rsid w:val="00C270AA"/>
    <w:rsid w:val="00C274A9"/>
    <w:rsid w:val="00C2752E"/>
    <w:rsid w:val="00C310E5"/>
    <w:rsid w:val="00C31CFB"/>
    <w:rsid w:val="00C31FFB"/>
    <w:rsid w:val="00C3542E"/>
    <w:rsid w:val="00C37621"/>
    <w:rsid w:val="00C379BB"/>
    <w:rsid w:val="00C440ED"/>
    <w:rsid w:val="00C44933"/>
    <w:rsid w:val="00C45694"/>
    <w:rsid w:val="00C459A6"/>
    <w:rsid w:val="00C50D72"/>
    <w:rsid w:val="00C536AD"/>
    <w:rsid w:val="00C62EC4"/>
    <w:rsid w:val="00C64D3F"/>
    <w:rsid w:val="00C64E26"/>
    <w:rsid w:val="00C65150"/>
    <w:rsid w:val="00C66F9C"/>
    <w:rsid w:val="00C67182"/>
    <w:rsid w:val="00C712EA"/>
    <w:rsid w:val="00C75DD6"/>
    <w:rsid w:val="00C76667"/>
    <w:rsid w:val="00C76B96"/>
    <w:rsid w:val="00C77A41"/>
    <w:rsid w:val="00C81E35"/>
    <w:rsid w:val="00C83C1F"/>
    <w:rsid w:val="00C867B8"/>
    <w:rsid w:val="00C9214B"/>
    <w:rsid w:val="00C93B01"/>
    <w:rsid w:val="00C97638"/>
    <w:rsid w:val="00CA1926"/>
    <w:rsid w:val="00CA50FF"/>
    <w:rsid w:val="00CB0F17"/>
    <w:rsid w:val="00CB139E"/>
    <w:rsid w:val="00CB1986"/>
    <w:rsid w:val="00CB59D1"/>
    <w:rsid w:val="00CB59F2"/>
    <w:rsid w:val="00CB5EFE"/>
    <w:rsid w:val="00CB6A9E"/>
    <w:rsid w:val="00CC1543"/>
    <w:rsid w:val="00CD037F"/>
    <w:rsid w:val="00CD10E7"/>
    <w:rsid w:val="00CD152F"/>
    <w:rsid w:val="00CD190A"/>
    <w:rsid w:val="00CD196C"/>
    <w:rsid w:val="00CD2262"/>
    <w:rsid w:val="00CD72FE"/>
    <w:rsid w:val="00CD7D3E"/>
    <w:rsid w:val="00CE08C3"/>
    <w:rsid w:val="00CE5068"/>
    <w:rsid w:val="00CE6B0A"/>
    <w:rsid w:val="00CE7C11"/>
    <w:rsid w:val="00CF1108"/>
    <w:rsid w:val="00CF24DB"/>
    <w:rsid w:val="00CF2578"/>
    <w:rsid w:val="00CF661C"/>
    <w:rsid w:val="00D040D0"/>
    <w:rsid w:val="00D0777E"/>
    <w:rsid w:val="00D07C24"/>
    <w:rsid w:val="00D10925"/>
    <w:rsid w:val="00D10CE4"/>
    <w:rsid w:val="00D115B4"/>
    <w:rsid w:val="00D12E74"/>
    <w:rsid w:val="00D14310"/>
    <w:rsid w:val="00D174AC"/>
    <w:rsid w:val="00D2115A"/>
    <w:rsid w:val="00D221D5"/>
    <w:rsid w:val="00D35E0C"/>
    <w:rsid w:val="00D404D7"/>
    <w:rsid w:val="00D41946"/>
    <w:rsid w:val="00D44734"/>
    <w:rsid w:val="00D44848"/>
    <w:rsid w:val="00D50A83"/>
    <w:rsid w:val="00D51EE4"/>
    <w:rsid w:val="00D529B6"/>
    <w:rsid w:val="00D5700E"/>
    <w:rsid w:val="00D6031C"/>
    <w:rsid w:val="00D611EE"/>
    <w:rsid w:val="00D62CCF"/>
    <w:rsid w:val="00D66F95"/>
    <w:rsid w:val="00D70534"/>
    <w:rsid w:val="00D72EC8"/>
    <w:rsid w:val="00D73403"/>
    <w:rsid w:val="00D73F99"/>
    <w:rsid w:val="00D83839"/>
    <w:rsid w:val="00D85AE4"/>
    <w:rsid w:val="00D90D14"/>
    <w:rsid w:val="00D95C58"/>
    <w:rsid w:val="00DA4086"/>
    <w:rsid w:val="00DA45BB"/>
    <w:rsid w:val="00DB26B4"/>
    <w:rsid w:val="00DB45E2"/>
    <w:rsid w:val="00DB4DB2"/>
    <w:rsid w:val="00DC109F"/>
    <w:rsid w:val="00DC7871"/>
    <w:rsid w:val="00DD02FA"/>
    <w:rsid w:val="00DD5562"/>
    <w:rsid w:val="00DE0EF6"/>
    <w:rsid w:val="00DE1AB0"/>
    <w:rsid w:val="00DE3EF2"/>
    <w:rsid w:val="00DE3F75"/>
    <w:rsid w:val="00DE665A"/>
    <w:rsid w:val="00DE6C4B"/>
    <w:rsid w:val="00DE747D"/>
    <w:rsid w:val="00DF192F"/>
    <w:rsid w:val="00DF25F1"/>
    <w:rsid w:val="00DF3EBF"/>
    <w:rsid w:val="00DF5D69"/>
    <w:rsid w:val="00DF7D43"/>
    <w:rsid w:val="00E04F39"/>
    <w:rsid w:val="00E05088"/>
    <w:rsid w:val="00E07D0F"/>
    <w:rsid w:val="00E1375D"/>
    <w:rsid w:val="00E137DB"/>
    <w:rsid w:val="00E155B2"/>
    <w:rsid w:val="00E20AB4"/>
    <w:rsid w:val="00E224CC"/>
    <w:rsid w:val="00E245B9"/>
    <w:rsid w:val="00E26CE1"/>
    <w:rsid w:val="00E31016"/>
    <w:rsid w:val="00E3113A"/>
    <w:rsid w:val="00E33E71"/>
    <w:rsid w:val="00E3665E"/>
    <w:rsid w:val="00E37E78"/>
    <w:rsid w:val="00E4060C"/>
    <w:rsid w:val="00E416F4"/>
    <w:rsid w:val="00E41B90"/>
    <w:rsid w:val="00E4295D"/>
    <w:rsid w:val="00E42CEB"/>
    <w:rsid w:val="00E43FA9"/>
    <w:rsid w:val="00E534B2"/>
    <w:rsid w:val="00E54BEC"/>
    <w:rsid w:val="00E57F41"/>
    <w:rsid w:val="00E60F86"/>
    <w:rsid w:val="00E61F96"/>
    <w:rsid w:val="00E634D4"/>
    <w:rsid w:val="00E63EEE"/>
    <w:rsid w:val="00E658D7"/>
    <w:rsid w:val="00E677E1"/>
    <w:rsid w:val="00E70287"/>
    <w:rsid w:val="00E72056"/>
    <w:rsid w:val="00E72D4A"/>
    <w:rsid w:val="00E739E4"/>
    <w:rsid w:val="00E754C3"/>
    <w:rsid w:val="00E803B3"/>
    <w:rsid w:val="00E80F0C"/>
    <w:rsid w:val="00E81C70"/>
    <w:rsid w:val="00E8431C"/>
    <w:rsid w:val="00E84D86"/>
    <w:rsid w:val="00E85838"/>
    <w:rsid w:val="00E85D18"/>
    <w:rsid w:val="00E869C3"/>
    <w:rsid w:val="00E86A43"/>
    <w:rsid w:val="00E9639E"/>
    <w:rsid w:val="00E9717B"/>
    <w:rsid w:val="00EA3627"/>
    <w:rsid w:val="00EA5D9E"/>
    <w:rsid w:val="00EA6F86"/>
    <w:rsid w:val="00EA74BC"/>
    <w:rsid w:val="00EA758E"/>
    <w:rsid w:val="00EB0D46"/>
    <w:rsid w:val="00EB1D7F"/>
    <w:rsid w:val="00EB3212"/>
    <w:rsid w:val="00EB360C"/>
    <w:rsid w:val="00EC0419"/>
    <w:rsid w:val="00ED1FF4"/>
    <w:rsid w:val="00ED28B9"/>
    <w:rsid w:val="00ED4289"/>
    <w:rsid w:val="00ED43B2"/>
    <w:rsid w:val="00ED7177"/>
    <w:rsid w:val="00ED7552"/>
    <w:rsid w:val="00EE0F06"/>
    <w:rsid w:val="00EE4A81"/>
    <w:rsid w:val="00EE7110"/>
    <w:rsid w:val="00EE7ADE"/>
    <w:rsid w:val="00EF0DE8"/>
    <w:rsid w:val="00EF1362"/>
    <w:rsid w:val="00EF1E42"/>
    <w:rsid w:val="00EF29A1"/>
    <w:rsid w:val="00EF2B2C"/>
    <w:rsid w:val="00EF5C33"/>
    <w:rsid w:val="00F02B30"/>
    <w:rsid w:val="00F07521"/>
    <w:rsid w:val="00F11C0A"/>
    <w:rsid w:val="00F12488"/>
    <w:rsid w:val="00F15B1E"/>
    <w:rsid w:val="00F16E94"/>
    <w:rsid w:val="00F17DEA"/>
    <w:rsid w:val="00F214A9"/>
    <w:rsid w:val="00F21C4A"/>
    <w:rsid w:val="00F22118"/>
    <w:rsid w:val="00F23805"/>
    <w:rsid w:val="00F27468"/>
    <w:rsid w:val="00F32191"/>
    <w:rsid w:val="00F35E52"/>
    <w:rsid w:val="00F37032"/>
    <w:rsid w:val="00F43CC4"/>
    <w:rsid w:val="00F44EB7"/>
    <w:rsid w:val="00F477A0"/>
    <w:rsid w:val="00F52D65"/>
    <w:rsid w:val="00F53B1B"/>
    <w:rsid w:val="00F60269"/>
    <w:rsid w:val="00F64444"/>
    <w:rsid w:val="00F645AF"/>
    <w:rsid w:val="00F65740"/>
    <w:rsid w:val="00F667F6"/>
    <w:rsid w:val="00F669F9"/>
    <w:rsid w:val="00F67933"/>
    <w:rsid w:val="00F82705"/>
    <w:rsid w:val="00F83D44"/>
    <w:rsid w:val="00F84A3A"/>
    <w:rsid w:val="00F85C06"/>
    <w:rsid w:val="00F87861"/>
    <w:rsid w:val="00F905B0"/>
    <w:rsid w:val="00F93DAB"/>
    <w:rsid w:val="00F97FB5"/>
    <w:rsid w:val="00FA1ABE"/>
    <w:rsid w:val="00FA2011"/>
    <w:rsid w:val="00FA50E3"/>
    <w:rsid w:val="00FA5AFF"/>
    <w:rsid w:val="00FB0A8F"/>
    <w:rsid w:val="00FB16F4"/>
    <w:rsid w:val="00FB309F"/>
    <w:rsid w:val="00FB5F45"/>
    <w:rsid w:val="00FC3CC4"/>
    <w:rsid w:val="00FC675E"/>
    <w:rsid w:val="00FD5584"/>
    <w:rsid w:val="00FD63C3"/>
    <w:rsid w:val="00FE3417"/>
    <w:rsid w:val="00FF4F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6DF4104"/>
  <w15:docId w15:val="{02C74CE5-C502-45C5-B08F-8A3C960BB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3DAA"/>
    <w:rPr>
      <w:sz w:val="26"/>
      <w:szCs w:val="26"/>
    </w:rPr>
  </w:style>
  <w:style w:type="paragraph" w:styleId="Heading5">
    <w:name w:val="heading 5"/>
    <w:basedOn w:val="Normal"/>
    <w:next w:val="Normal"/>
    <w:link w:val="Heading5Char"/>
    <w:qFormat/>
    <w:rsid w:val="006F7998"/>
    <w:pPr>
      <w:keepNext/>
      <w:jc w:val="center"/>
      <w:outlineLvl w:val="4"/>
    </w:pPr>
    <w:rPr>
      <w:rFonts w:ascii=".VnTime" w:hAnsi=".VnTime"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rsid w:val="00F83D44"/>
    <w:rPr>
      <w:sz w:val="20"/>
    </w:rPr>
  </w:style>
  <w:style w:type="character" w:styleId="Hyperlink">
    <w:name w:val="Hyperlink"/>
    <w:rsid w:val="00F83D44"/>
    <w:rPr>
      <w:color w:val="0000FF"/>
      <w:u w:val="single"/>
    </w:rPr>
  </w:style>
  <w:style w:type="character" w:styleId="FootnoteReference">
    <w:name w:val="footnote reference"/>
    <w:semiHidden/>
    <w:rsid w:val="00F83D44"/>
    <w:rPr>
      <w:vertAlign w:val="superscript"/>
    </w:rPr>
  </w:style>
  <w:style w:type="paragraph" w:styleId="BalloonText">
    <w:name w:val="Balloon Text"/>
    <w:basedOn w:val="Normal"/>
    <w:semiHidden/>
    <w:rsid w:val="009C0E79"/>
    <w:rPr>
      <w:rFonts w:ascii="Tahoma" w:hAnsi="Tahoma" w:cs="Tahoma"/>
      <w:sz w:val="16"/>
      <w:szCs w:val="16"/>
    </w:rPr>
  </w:style>
  <w:style w:type="table" w:styleId="TableGrid">
    <w:name w:val="Table Grid"/>
    <w:basedOn w:val="TableNormal"/>
    <w:uiPriority w:val="59"/>
    <w:rsid w:val="00ED71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F87861"/>
    <w:pPr>
      <w:tabs>
        <w:tab w:val="center" w:pos="4320"/>
        <w:tab w:val="right" w:pos="8640"/>
      </w:tabs>
    </w:pPr>
  </w:style>
  <w:style w:type="character" w:styleId="PageNumber">
    <w:name w:val="page number"/>
    <w:basedOn w:val="DefaultParagraphFont"/>
    <w:rsid w:val="00F87861"/>
  </w:style>
  <w:style w:type="paragraph" w:styleId="HTMLPreformatted">
    <w:name w:val="HTML Preformatted"/>
    <w:basedOn w:val="Normal"/>
    <w:rsid w:val="002B4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sz w:val="20"/>
      <w:szCs w:val="20"/>
    </w:rPr>
  </w:style>
  <w:style w:type="character" w:styleId="CommentReference">
    <w:name w:val="annotation reference"/>
    <w:semiHidden/>
    <w:rsid w:val="001B5730"/>
    <w:rPr>
      <w:sz w:val="16"/>
      <w:szCs w:val="16"/>
    </w:rPr>
  </w:style>
  <w:style w:type="paragraph" w:styleId="CommentText">
    <w:name w:val="annotation text"/>
    <w:basedOn w:val="Normal"/>
    <w:semiHidden/>
    <w:rsid w:val="001B5730"/>
    <w:rPr>
      <w:sz w:val="20"/>
      <w:szCs w:val="20"/>
    </w:rPr>
  </w:style>
  <w:style w:type="paragraph" w:styleId="CommentSubject">
    <w:name w:val="annotation subject"/>
    <w:basedOn w:val="CommentText"/>
    <w:next w:val="CommentText"/>
    <w:semiHidden/>
    <w:rsid w:val="001B5730"/>
    <w:rPr>
      <w:b/>
      <w:bCs/>
    </w:rPr>
  </w:style>
  <w:style w:type="paragraph" w:styleId="Header">
    <w:name w:val="header"/>
    <w:basedOn w:val="Normal"/>
    <w:link w:val="HeaderChar"/>
    <w:rsid w:val="00C23C10"/>
    <w:pPr>
      <w:tabs>
        <w:tab w:val="center" w:pos="4320"/>
        <w:tab w:val="right" w:pos="8640"/>
      </w:tabs>
    </w:pPr>
  </w:style>
  <w:style w:type="paragraph" w:styleId="ListParagraph">
    <w:name w:val="List Paragraph"/>
    <w:aliases w:val="abc,Ý thứ 1,bullet,lp1,List Paragraph2,List Paragraph 1,VNA - List Paragraph,1.,Medium Grid 1 - Accent 21,Colorful List - Accent 12,List Paragraph1,My checklist,Colorful List Accent 1,Table Sequence,level 1,Colorful List - Accent 11"/>
    <w:basedOn w:val="Normal"/>
    <w:link w:val="ListParagraphChar"/>
    <w:uiPriority w:val="34"/>
    <w:qFormat/>
    <w:rsid w:val="00F16E94"/>
    <w:pPr>
      <w:spacing w:after="200" w:line="276" w:lineRule="auto"/>
      <w:ind w:left="720"/>
      <w:contextualSpacing/>
    </w:pPr>
    <w:rPr>
      <w:rFonts w:ascii="Arial" w:eastAsia="Arial" w:hAnsi="Arial"/>
      <w:sz w:val="22"/>
      <w:szCs w:val="22"/>
      <w:lang w:val="vi-VN"/>
    </w:rPr>
  </w:style>
  <w:style w:type="paragraph" w:styleId="Revision">
    <w:name w:val="Revision"/>
    <w:hidden/>
    <w:uiPriority w:val="99"/>
    <w:semiHidden/>
    <w:rsid w:val="00611BC5"/>
    <w:rPr>
      <w:sz w:val="26"/>
      <w:szCs w:val="26"/>
    </w:rPr>
  </w:style>
  <w:style w:type="character" w:customStyle="1" w:styleId="Heading5Char">
    <w:name w:val="Heading 5 Char"/>
    <w:link w:val="Heading5"/>
    <w:rsid w:val="006F7998"/>
    <w:rPr>
      <w:rFonts w:ascii=".VnTime" w:hAnsi=".VnTime" w:cs="Arial"/>
      <w:b/>
      <w:bCs/>
      <w:lang w:val="en-US" w:eastAsia="en-US"/>
    </w:rPr>
  </w:style>
  <w:style w:type="character" w:customStyle="1" w:styleId="HeaderChar">
    <w:name w:val="Header Char"/>
    <w:basedOn w:val="DefaultParagraphFont"/>
    <w:link w:val="Header"/>
    <w:rsid w:val="00B568D5"/>
    <w:rPr>
      <w:sz w:val="26"/>
      <w:szCs w:val="26"/>
    </w:rPr>
  </w:style>
  <w:style w:type="character" w:customStyle="1" w:styleId="FooterChar">
    <w:name w:val="Footer Char"/>
    <w:link w:val="Footer"/>
    <w:uiPriority w:val="99"/>
    <w:rsid w:val="00B21B4D"/>
    <w:rPr>
      <w:sz w:val="26"/>
      <w:szCs w:val="26"/>
    </w:rPr>
  </w:style>
  <w:style w:type="paragraph" w:customStyle="1" w:styleId="paragraph">
    <w:name w:val="paragraph"/>
    <w:basedOn w:val="Normal"/>
    <w:rsid w:val="00B02667"/>
    <w:pPr>
      <w:spacing w:before="100" w:beforeAutospacing="1" w:after="100" w:afterAutospacing="1"/>
    </w:pPr>
    <w:rPr>
      <w:sz w:val="24"/>
      <w:szCs w:val="24"/>
    </w:rPr>
  </w:style>
  <w:style w:type="character" w:customStyle="1" w:styleId="normaltextrun">
    <w:name w:val="normaltextrun"/>
    <w:basedOn w:val="DefaultParagraphFont"/>
    <w:rsid w:val="00B02667"/>
  </w:style>
  <w:style w:type="character" w:customStyle="1" w:styleId="eop">
    <w:name w:val="eop"/>
    <w:basedOn w:val="DefaultParagraphFont"/>
    <w:rsid w:val="00B02667"/>
  </w:style>
  <w:style w:type="character" w:customStyle="1" w:styleId="contentcontrolboundarysink">
    <w:name w:val="contentcontrolboundarysink"/>
    <w:basedOn w:val="DefaultParagraphFont"/>
    <w:rsid w:val="00B02667"/>
  </w:style>
  <w:style w:type="paragraph" w:customStyle="1" w:styleId="Caption1">
    <w:name w:val="Caption1"/>
    <w:basedOn w:val="Normal"/>
    <w:rsid w:val="00A16B6C"/>
    <w:pPr>
      <w:spacing w:before="80" w:after="40"/>
    </w:pPr>
    <w:rPr>
      <w:rFonts w:ascii="Univers (WN)" w:hAnsi="Univers (WN)"/>
      <w:sz w:val="20"/>
      <w:szCs w:val="20"/>
      <w:lang w:val="en-GB" w:eastAsia="ar-SA"/>
    </w:rPr>
  </w:style>
  <w:style w:type="character" w:customStyle="1" w:styleId="ListParagraphChar">
    <w:name w:val="List Paragraph Char"/>
    <w:aliases w:val="abc Char,Ý thứ 1 Char,bullet Char,lp1 Char,List Paragraph2 Char,List Paragraph 1 Char,VNA - List Paragraph Char,1. Char,Medium Grid 1 - Accent 21 Char,Colorful List - Accent 12 Char,List Paragraph1 Char,My checklist Char,level 1 Char"/>
    <w:link w:val="ListParagraph"/>
    <w:uiPriority w:val="34"/>
    <w:qFormat/>
    <w:rsid w:val="00710A0C"/>
    <w:rPr>
      <w:rFonts w:ascii="Arial" w:eastAsia="Arial" w:hAnsi="Arial"/>
      <w:sz w:val="22"/>
      <w:szCs w:val="22"/>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21247">
      <w:bodyDiv w:val="1"/>
      <w:marLeft w:val="0"/>
      <w:marRight w:val="0"/>
      <w:marTop w:val="0"/>
      <w:marBottom w:val="0"/>
      <w:divBdr>
        <w:top w:val="none" w:sz="0" w:space="0" w:color="auto"/>
        <w:left w:val="none" w:sz="0" w:space="0" w:color="auto"/>
        <w:bottom w:val="none" w:sz="0" w:space="0" w:color="auto"/>
        <w:right w:val="none" w:sz="0" w:space="0" w:color="auto"/>
      </w:divBdr>
    </w:div>
    <w:div w:id="59788655">
      <w:bodyDiv w:val="1"/>
      <w:marLeft w:val="0"/>
      <w:marRight w:val="0"/>
      <w:marTop w:val="0"/>
      <w:marBottom w:val="0"/>
      <w:divBdr>
        <w:top w:val="none" w:sz="0" w:space="0" w:color="auto"/>
        <w:left w:val="none" w:sz="0" w:space="0" w:color="auto"/>
        <w:bottom w:val="none" w:sz="0" w:space="0" w:color="auto"/>
        <w:right w:val="none" w:sz="0" w:space="0" w:color="auto"/>
      </w:divBdr>
    </w:div>
    <w:div w:id="240717785">
      <w:bodyDiv w:val="1"/>
      <w:marLeft w:val="0"/>
      <w:marRight w:val="0"/>
      <w:marTop w:val="0"/>
      <w:marBottom w:val="0"/>
      <w:divBdr>
        <w:top w:val="none" w:sz="0" w:space="0" w:color="auto"/>
        <w:left w:val="none" w:sz="0" w:space="0" w:color="auto"/>
        <w:bottom w:val="none" w:sz="0" w:space="0" w:color="auto"/>
        <w:right w:val="none" w:sz="0" w:space="0" w:color="auto"/>
      </w:divBdr>
    </w:div>
    <w:div w:id="276956958">
      <w:bodyDiv w:val="1"/>
      <w:marLeft w:val="0"/>
      <w:marRight w:val="0"/>
      <w:marTop w:val="0"/>
      <w:marBottom w:val="0"/>
      <w:divBdr>
        <w:top w:val="none" w:sz="0" w:space="0" w:color="auto"/>
        <w:left w:val="none" w:sz="0" w:space="0" w:color="auto"/>
        <w:bottom w:val="none" w:sz="0" w:space="0" w:color="auto"/>
        <w:right w:val="none" w:sz="0" w:space="0" w:color="auto"/>
      </w:divBdr>
    </w:div>
    <w:div w:id="316302671">
      <w:bodyDiv w:val="1"/>
      <w:marLeft w:val="0"/>
      <w:marRight w:val="0"/>
      <w:marTop w:val="0"/>
      <w:marBottom w:val="0"/>
      <w:divBdr>
        <w:top w:val="none" w:sz="0" w:space="0" w:color="auto"/>
        <w:left w:val="none" w:sz="0" w:space="0" w:color="auto"/>
        <w:bottom w:val="none" w:sz="0" w:space="0" w:color="auto"/>
        <w:right w:val="none" w:sz="0" w:space="0" w:color="auto"/>
      </w:divBdr>
    </w:div>
    <w:div w:id="691568570">
      <w:bodyDiv w:val="1"/>
      <w:marLeft w:val="0"/>
      <w:marRight w:val="0"/>
      <w:marTop w:val="0"/>
      <w:marBottom w:val="0"/>
      <w:divBdr>
        <w:top w:val="none" w:sz="0" w:space="0" w:color="auto"/>
        <w:left w:val="none" w:sz="0" w:space="0" w:color="auto"/>
        <w:bottom w:val="none" w:sz="0" w:space="0" w:color="auto"/>
        <w:right w:val="none" w:sz="0" w:space="0" w:color="auto"/>
      </w:divBdr>
    </w:div>
    <w:div w:id="945039701">
      <w:bodyDiv w:val="1"/>
      <w:marLeft w:val="0"/>
      <w:marRight w:val="0"/>
      <w:marTop w:val="0"/>
      <w:marBottom w:val="0"/>
      <w:divBdr>
        <w:top w:val="none" w:sz="0" w:space="0" w:color="auto"/>
        <w:left w:val="none" w:sz="0" w:space="0" w:color="auto"/>
        <w:bottom w:val="none" w:sz="0" w:space="0" w:color="auto"/>
        <w:right w:val="none" w:sz="0" w:space="0" w:color="auto"/>
      </w:divBdr>
    </w:div>
    <w:div w:id="1012755020">
      <w:bodyDiv w:val="1"/>
      <w:marLeft w:val="0"/>
      <w:marRight w:val="0"/>
      <w:marTop w:val="0"/>
      <w:marBottom w:val="0"/>
      <w:divBdr>
        <w:top w:val="none" w:sz="0" w:space="0" w:color="auto"/>
        <w:left w:val="none" w:sz="0" w:space="0" w:color="auto"/>
        <w:bottom w:val="none" w:sz="0" w:space="0" w:color="auto"/>
        <w:right w:val="none" w:sz="0" w:space="0" w:color="auto"/>
      </w:divBdr>
    </w:div>
    <w:div w:id="1125584277">
      <w:bodyDiv w:val="1"/>
      <w:marLeft w:val="0"/>
      <w:marRight w:val="0"/>
      <w:marTop w:val="0"/>
      <w:marBottom w:val="0"/>
      <w:divBdr>
        <w:top w:val="none" w:sz="0" w:space="0" w:color="auto"/>
        <w:left w:val="none" w:sz="0" w:space="0" w:color="auto"/>
        <w:bottom w:val="none" w:sz="0" w:space="0" w:color="auto"/>
        <w:right w:val="none" w:sz="0" w:space="0" w:color="auto"/>
      </w:divBdr>
    </w:div>
    <w:div w:id="1157693876">
      <w:bodyDiv w:val="1"/>
      <w:marLeft w:val="0"/>
      <w:marRight w:val="0"/>
      <w:marTop w:val="0"/>
      <w:marBottom w:val="0"/>
      <w:divBdr>
        <w:top w:val="none" w:sz="0" w:space="0" w:color="auto"/>
        <w:left w:val="none" w:sz="0" w:space="0" w:color="auto"/>
        <w:bottom w:val="none" w:sz="0" w:space="0" w:color="auto"/>
        <w:right w:val="none" w:sz="0" w:space="0" w:color="auto"/>
      </w:divBdr>
    </w:div>
    <w:div w:id="1243300664">
      <w:bodyDiv w:val="1"/>
      <w:marLeft w:val="0"/>
      <w:marRight w:val="0"/>
      <w:marTop w:val="0"/>
      <w:marBottom w:val="0"/>
      <w:divBdr>
        <w:top w:val="none" w:sz="0" w:space="0" w:color="auto"/>
        <w:left w:val="none" w:sz="0" w:space="0" w:color="auto"/>
        <w:bottom w:val="none" w:sz="0" w:space="0" w:color="auto"/>
        <w:right w:val="none" w:sz="0" w:space="0" w:color="auto"/>
      </w:divBdr>
    </w:div>
    <w:div w:id="1344014726">
      <w:bodyDiv w:val="1"/>
      <w:marLeft w:val="0"/>
      <w:marRight w:val="0"/>
      <w:marTop w:val="0"/>
      <w:marBottom w:val="0"/>
      <w:divBdr>
        <w:top w:val="none" w:sz="0" w:space="0" w:color="auto"/>
        <w:left w:val="none" w:sz="0" w:space="0" w:color="auto"/>
        <w:bottom w:val="none" w:sz="0" w:space="0" w:color="auto"/>
        <w:right w:val="none" w:sz="0" w:space="0" w:color="auto"/>
      </w:divBdr>
      <w:divsChild>
        <w:div w:id="1283029050">
          <w:marLeft w:val="0"/>
          <w:marRight w:val="0"/>
          <w:marTop w:val="0"/>
          <w:marBottom w:val="0"/>
          <w:divBdr>
            <w:top w:val="none" w:sz="0" w:space="0" w:color="auto"/>
            <w:left w:val="none" w:sz="0" w:space="0" w:color="auto"/>
            <w:bottom w:val="none" w:sz="0" w:space="0" w:color="auto"/>
            <w:right w:val="none" w:sz="0" w:space="0" w:color="auto"/>
          </w:divBdr>
          <w:divsChild>
            <w:div w:id="2112772398">
              <w:marLeft w:val="0"/>
              <w:marRight w:val="0"/>
              <w:marTop w:val="0"/>
              <w:marBottom w:val="0"/>
              <w:divBdr>
                <w:top w:val="none" w:sz="0" w:space="0" w:color="auto"/>
                <w:left w:val="none" w:sz="0" w:space="0" w:color="auto"/>
                <w:bottom w:val="none" w:sz="0" w:space="0" w:color="auto"/>
                <w:right w:val="none" w:sz="0" w:space="0" w:color="auto"/>
              </w:divBdr>
            </w:div>
          </w:divsChild>
        </w:div>
        <w:div w:id="1723093372">
          <w:marLeft w:val="0"/>
          <w:marRight w:val="0"/>
          <w:marTop w:val="0"/>
          <w:marBottom w:val="0"/>
          <w:divBdr>
            <w:top w:val="none" w:sz="0" w:space="0" w:color="auto"/>
            <w:left w:val="none" w:sz="0" w:space="0" w:color="auto"/>
            <w:bottom w:val="none" w:sz="0" w:space="0" w:color="auto"/>
            <w:right w:val="none" w:sz="0" w:space="0" w:color="auto"/>
          </w:divBdr>
          <w:divsChild>
            <w:div w:id="27997464">
              <w:marLeft w:val="0"/>
              <w:marRight w:val="0"/>
              <w:marTop w:val="0"/>
              <w:marBottom w:val="0"/>
              <w:divBdr>
                <w:top w:val="none" w:sz="0" w:space="0" w:color="auto"/>
                <w:left w:val="none" w:sz="0" w:space="0" w:color="auto"/>
                <w:bottom w:val="none" w:sz="0" w:space="0" w:color="auto"/>
                <w:right w:val="none" w:sz="0" w:space="0" w:color="auto"/>
              </w:divBdr>
            </w:div>
          </w:divsChild>
        </w:div>
        <w:div w:id="1544752822">
          <w:marLeft w:val="0"/>
          <w:marRight w:val="0"/>
          <w:marTop w:val="0"/>
          <w:marBottom w:val="0"/>
          <w:divBdr>
            <w:top w:val="none" w:sz="0" w:space="0" w:color="auto"/>
            <w:left w:val="none" w:sz="0" w:space="0" w:color="auto"/>
            <w:bottom w:val="none" w:sz="0" w:space="0" w:color="auto"/>
            <w:right w:val="none" w:sz="0" w:space="0" w:color="auto"/>
          </w:divBdr>
          <w:divsChild>
            <w:div w:id="340396048">
              <w:marLeft w:val="0"/>
              <w:marRight w:val="0"/>
              <w:marTop w:val="0"/>
              <w:marBottom w:val="0"/>
              <w:divBdr>
                <w:top w:val="none" w:sz="0" w:space="0" w:color="auto"/>
                <w:left w:val="none" w:sz="0" w:space="0" w:color="auto"/>
                <w:bottom w:val="none" w:sz="0" w:space="0" w:color="auto"/>
                <w:right w:val="none" w:sz="0" w:space="0" w:color="auto"/>
              </w:divBdr>
            </w:div>
          </w:divsChild>
        </w:div>
        <w:div w:id="893659098">
          <w:marLeft w:val="0"/>
          <w:marRight w:val="0"/>
          <w:marTop w:val="0"/>
          <w:marBottom w:val="0"/>
          <w:divBdr>
            <w:top w:val="none" w:sz="0" w:space="0" w:color="auto"/>
            <w:left w:val="none" w:sz="0" w:space="0" w:color="auto"/>
            <w:bottom w:val="none" w:sz="0" w:space="0" w:color="auto"/>
            <w:right w:val="none" w:sz="0" w:space="0" w:color="auto"/>
          </w:divBdr>
          <w:divsChild>
            <w:div w:id="1946383349">
              <w:marLeft w:val="0"/>
              <w:marRight w:val="0"/>
              <w:marTop w:val="0"/>
              <w:marBottom w:val="0"/>
              <w:divBdr>
                <w:top w:val="none" w:sz="0" w:space="0" w:color="auto"/>
                <w:left w:val="none" w:sz="0" w:space="0" w:color="auto"/>
                <w:bottom w:val="none" w:sz="0" w:space="0" w:color="auto"/>
                <w:right w:val="none" w:sz="0" w:space="0" w:color="auto"/>
              </w:divBdr>
            </w:div>
            <w:div w:id="745886254">
              <w:marLeft w:val="0"/>
              <w:marRight w:val="0"/>
              <w:marTop w:val="0"/>
              <w:marBottom w:val="0"/>
              <w:divBdr>
                <w:top w:val="none" w:sz="0" w:space="0" w:color="auto"/>
                <w:left w:val="none" w:sz="0" w:space="0" w:color="auto"/>
                <w:bottom w:val="none" w:sz="0" w:space="0" w:color="auto"/>
                <w:right w:val="none" w:sz="0" w:space="0" w:color="auto"/>
              </w:divBdr>
            </w:div>
            <w:div w:id="1441267784">
              <w:marLeft w:val="0"/>
              <w:marRight w:val="0"/>
              <w:marTop w:val="0"/>
              <w:marBottom w:val="0"/>
              <w:divBdr>
                <w:top w:val="none" w:sz="0" w:space="0" w:color="auto"/>
                <w:left w:val="none" w:sz="0" w:space="0" w:color="auto"/>
                <w:bottom w:val="none" w:sz="0" w:space="0" w:color="auto"/>
                <w:right w:val="none" w:sz="0" w:space="0" w:color="auto"/>
              </w:divBdr>
            </w:div>
            <w:div w:id="1531452443">
              <w:marLeft w:val="0"/>
              <w:marRight w:val="0"/>
              <w:marTop w:val="0"/>
              <w:marBottom w:val="0"/>
              <w:divBdr>
                <w:top w:val="none" w:sz="0" w:space="0" w:color="auto"/>
                <w:left w:val="none" w:sz="0" w:space="0" w:color="auto"/>
                <w:bottom w:val="none" w:sz="0" w:space="0" w:color="auto"/>
                <w:right w:val="none" w:sz="0" w:space="0" w:color="auto"/>
              </w:divBdr>
            </w:div>
            <w:div w:id="1034160585">
              <w:marLeft w:val="0"/>
              <w:marRight w:val="0"/>
              <w:marTop w:val="0"/>
              <w:marBottom w:val="0"/>
              <w:divBdr>
                <w:top w:val="none" w:sz="0" w:space="0" w:color="auto"/>
                <w:left w:val="none" w:sz="0" w:space="0" w:color="auto"/>
                <w:bottom w:val="none" w:sz="0" w:space="0" w:color="auto"/>
                <w:right w:val="none" w:sz="0" w:space="0" w:color="auto"/>
              </w:divBdr>
            </w:div>
            <w:div w:id="1866597294">
              <w:marLeft w:val="0"/>
              <w:marRight w:val="0"/>
              <w:marTop w:val="0"/>
              <w:marBottom w:val="0"/>
              <w:divBdr>
                <w:top w:val="none" w:sz="0" w:space="0" w:color="auto"/>
                <w:left w:val="none" w:sz="0" w:space="0" w:color="auto"/>
                <w:bottom w:val="none" w:sz="0" w:space="0" w:color="auto"/>
                <w:right w:val="none" w:sz="0" w:space="0" w:color="auto"/>
              </w:divBdr>
            </w:div>
          </w:divsChild>
        </w:div>
        <w:div w:id="946158779">
          <w:marLeft w:val="0"/>
          <w:marRight w:val="0"/>
          <w:marTop w:val="0"/>
          <w:marBottom w:val="0"/>
          <w:divBdr>
            <w:top w:val="none" w:sz="0" w:space="0" w:color="auto"/>
            <w:left w:val="none" w:sz="0" w:space="0" w:color="auto"/>
            <w:bottom w:val="none" w:sz="0" w:space="0" w:color="auto"/>
            <w:right w:val="none" w:sz="0" w:space="0" w:color="auto"/>
          </w:divBdr>
          <w:divsChild>
            <w:div w:id="1478108214">
              <w:marLeft w:val="0"/>
              <w:marRight w:val="0"/>
              <w:marTop w:val="0"/>
              <w:marBottom w:val="0"/>
              <w:divBdr>
                <w:top w:val="none" w:sz="0" w:space="0" w:color="auto"/>
                <w:left w:val="none" w:sz="0" w:space="0" w:color="auto"/>
                <w:bottom w:val="none" w:sz="0" w:space="0" w:color="auto"/>
                <w:right w:val="none" w:sz="0" w:space="0" w:color="auto"/>
              </w:divBdr>
            </w:div>
          </w:divsChild>
        </w:div>
        <w:div w:id="703407964">
          <w:marLeft w:val="0"/>
          <w:marRight w:val="0"/>
          <w:marTop w:val="0"/>
          <w:marBottom w:val="0"/>
          <w:divBdr>
            <w:top w:val="none" w:sz="0" w:space="0" w:color="auto"/>
            <w:left w:val="none" w:sz="0" w:space="0" w:color="auto"/>
            <w:bottom w:val="none" w:sz="0" w:space="0" w:color="auto"/>
            <w:right w:val="none" w:sz="0" w:space="0" w:color="auto"/>
          </w:divBdr>
          <w:divsChild>
            <w:div w:id="1922134693">
              <w:marLeft w:val="0"/>
              <w:marRight w:val="0"/>
              <w:marTop w:val="0"/>
              <w:marBottom w:val="0"/>
              <w:divBdr>
                <w:top w:val="none" w:sz="0" w:space="0" w:color="auto"/>
                <w:left w:val="none" w:sz="0" w:space="0" w:color="auto"/>
                <w:bottom w:val="none" w:sz="0" w:space="0" w:color="auto"/>
                <w:right w:val="none" w:sz="0" w:space="0" w:color="auto"/>
              </w:divBdr>
            </w:div>
            <w:div w:id="1137066346">
              <w:marLeft w:val="0"/>
              <w:marRight w:val="0"/>
              <w:marTop w:val="0"/>
              <w:marBottom w:val="0"/>
              <w:divBdr>
                <w:top w:val="none" w:sz="0" w:space="0" w:color="auto"/>
                <w:left w:val="none" w:sz="0" w:space="0" w:color="auto"/>
                <w:bottom w:val="none" w:sz="0" w:space="0" w:color="auto"/>
                <w:right w:val="none" w:sz="0" w:space="0" w:color="auto"/>
              </w:divBdr>
            </w:div>
          </w:divsChild>
        </w:div>
        <w:div w:id="1942300083">
          <w:marLeft w:val="0"/>
          <w:marRight w:val="0"/>
          <w:marTop w:val="0"/>
          <w:marBottom w:val="0"/>
          <w:divBdr>
            <w:top w:val="none" w:sz="0" w:space="0" w:color="auto"/>
            <w:left w:val="none" w:sz="0" w:space="0" w:color="auto"/>
            <w:bottom w:val="none" w:sz="0" w:space="0" w:color="auto"/>
            <w:right w:val="none" w:sz="0" w:space="0" w:color="auto"/>
          </w:divBdr>
          <w:divsChild>
            <w:div w:id="316303063">
              <w:marLeft w:val="0"/>
              <w:marRight w:val="0"/>
              <w:marTop w:val="0"/>
              <w:marBottom w:val="0"/>
              <w:divBdr>
                <w:top w:val="none" w:sz="0" w:space="0" w:color="auto"/>
                <w:left w:val="none" w:sz="0" w:space="0" w:color="auto"/>
                <w:bottom w:val="none" w:sz="0" w:space="0" w:color="auto"/>
                <w:right w:val="none" w:sz="0" w:space="0" w:color="auto"/>
              </w:divBdr>
            </w:div>
          </w:divsChild>
        </w:div>
        <w:div w:id="341049562">
          <w:marLeft w:val="0"/>
          <w:marRight w:val="0"/>
          <w:marTop w:val="0"/>
          <w:marBottom w:val="0"/>
          <w:divBdr>
            <w:top w:val="none" w:sz="0" w:space="0" w:color="auto"/>
            <w:left w:val="none" w:sz="0" w:space="0" w:color="auto"/>
            <w:bottom w:val="none" w:sz="0" w:space="0" w:color="auto"/>
            <w:right w:val="none" w:sz="0" w:space="0" w:color="auto"/>
          </w:divBdr>
          <w:divsChild>
            <w:div w:id="1644694991">
              <w:marLeft w:val="0"/>
              <w:marRight w:val="0"/>
              <w:marTop w:val="0"/>
              <w:marBottom w:val="0"/>
              <w:divBdr>
                <w:top w:val="none" w:sz="0" w:space="0" w:color="auto"/>
                <w:left w:val="none" w:sz="0" w:space="0" w:color="auto"/>
                <w:bottom w:val="none" w:sz="0" w:space="0" w:color="auto"/>
                <w:right w:val="none" w:sz="0" w:space="0" w:color="auto"/>
              </w:divBdr>
            </w:div>
            <w:div w:id="105168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089960">
      <w:bodyDiv w:val="1"/>
      <w:marLeft w:val="0"/>
      <w:marRight w:val="0"/>
      <w:marTop w:val="0"/>
      <w:marBottom w:val="0"/>
      <w:divBdr>
        <w:top w:val="none" w:sz="0" w:space="0" w:color="auto"/>
        <w:left w:val="none" w:sz="0" w:space="0" w:color="auto"/>
        <w:bottom w:val="none" w:sz="0" w:space="0" w:color="auto"/>
        <w:right w:val="none" w:sz="0" w:space="0" w:color="auto"/>
      </w:divBdr>
    </w:div>
    <w:div w:id="1417751940">
      <w:bodyDiv w:val="1"/>
      <w:marLeft w:val="0"/>
      <w:marRight w:val="0"/>
      <w:marTop w:val="0"/>
      <w:marBottom w:val="0"/>
      <w:divBdr>
        <w:top w:val="none" w:sz="0" w:space="0" w:color="auto"/>
        <w:left w:val="none" w:sz="0" w:space="0" w:color="auto"/>
        <w:bottom w:val="none" w:sz="0" w:space="0" w:color="auto"/>
        <w:right w:val="none" w:sz="0" w:space="0" w:color="auto"/>
      </w:divBdr>
    </w:div>
    <w:div w:id="1428115714">
      <w:bodyDiv w:val="1"/>
      <w:marLeft w:val="0"/>
      <w:marRight w:val="0"/>
      <w:marTop w:val="0"/>
      <w:marBottom w:val="0"/>
      <w:divBdr>
        <w:top w:val="none" w:sz="0" w:space="0" w:color="auto"/>
        <w:left w:val="none" w:sz="0" w:space="0" w:color="auto"/>
        <w:bottom w:val="none" w:sz="0" w:space="0" w:color="auto"/>
        <w:right w:val="none" w:sz="0" w:space="0" w:color="auto"/>
      </w:divBdr>
    </w:div>
    <w:div w:id="1509172760">
      <w:bodyDiv w:val="1"/>
      <w:marLeft w:val="0"/>
      <w:marRight w:val="0"/>
      <w:marTop w:val="0"/>
      <w:marBottom w:val="0"/>
      <w:divBdr>
        <w:top w:val="none" w:sz="0" w:space="0" w:color="auto"/>
        <w:left w:val="none" w:sz="0" w:space="0" w:color="auto"/>
        <w:bottom w:val="none" w:sz="0" w:space="0" w:color="auto"/>
        <w:right w:val="none" w:sz="0" w:space="0" w:color="auto"/>
      </w:divBdr>
      <w:divsChild>
        <w:div w:id="382219716">
          <w:marLeft w:val="1166"/>
          <w:marRight w:val="0"/>
          <w:marTop w:val="0"/>
          <w:marBottom w:val="0"/>
          <w:divBdr>
            <w:top w:val="none" w:sz="0" w:space="0" w:color="auto"/>
            <w:left w:val="none" w:sz="0" w:space="0" w:color="auto"/>
            <w:bottom w:val="none" w:sz="0" w:space="0" w:color="auto"/>
            <w:right w:val="none" w:sz="0" w:space="0" w:color="auto"/>
          </w:divBdr>
        </w:div>
        <w:div w:id="619382896">
          <w:marLeft w:val="1166"/>
          <w:marRight w:val="0"/>
          <w:marTop w:val="0"/>
          <w:marBottom w:val="0"/>
          <w:divBdr>
            <w:top w:val="none" w:sz="0" w:space="0" w:color="auto"/>
            <w:left w:val="none" w:sz="0" w:space="0" w:color="auto"/>
            <w:bottom w:val="none" w:sz="0" w:space="0" w:color="auto"/>
            <w:right w:val="none" w:sz="0" w:space="0" w:color="auto"/>
          </w:divBdr>
        </w:div>
        <w:div w:id="1119832987">
          <w:marLeft w:val="446"/>
          <w:marRight w:val="0"/>
          <w:marTop w:val="0"/>
          <w:marBottom w:val="0"/>
          <w:divBdr>
            <w:top w:val="none" w:sz="0" w:space="0" w:color="auto"/>
            <w:left w:val="none" w:sz="0" w:space="0" w:color="auto"/>
            <w:bottom w:val="none" w:sz="0" w:space="0" w:color="auto"/>
            <w:right w:val="none" w:sz="0" w:space="0" w:color="auto"/>
          </w:divBdr>
        </w:div>
        <w:div w:id="1351877451">
          <w:marLeft w:val="1886"/>
          <w:marRight w:val="0"/>
          <w:marTop w:val="0"/>
          <w:marBottom w:val="0"/>
          <w:divBdr>
            <w:top w:val="none" w:sz="0" w:space="0" w:color="auto"/>
            <w:left w:val="none" w:sz="0" w:space="0" w:color="auto"/>
            <w:bottom w:val="none" w:sz="0" w:space="0" w:color="auto"/>
            <w:right w:val="none" w:sz="0" w:space="0" w:color="auto"/>
          </w:divBdr>
        </w:div>
      </w:divsChild>
    </w:div>
    <w:div w:id="1524898316">
      <w:bodyDiv w:val="1"/>
      <w:marLeft w:val="0"/>
      <w:marRight w:val="0"/>
      <w:marTop w:val="0"/>
      <w:marBottom w:val="0"/>
      <w:divBdr>
        <w:top w:val="none" w:sz="0" w:space="0" w:color="auto"/>
        <w:left w:val="none" w:sz="0" w:space="0" w:color="auto"/>
        <w:bottom w:val="none" w:sz="0" w:space="0" w:color="auto"/>
        <w:right w:val="none" w:sz="0" w:space="0" w:color="auto"/>
      </w:divBdr>
    </w:div>
    <w:div w:id="1538348223">
      <w:bodyDiv w:val="1"/>
      <w:marLeft w:val="0"/>
      <w:marRight w:val="0"/>
      <w:marTop w:val="0"/>
      <w:marBottom w:val="0"/>
      <w:divBdr>
        <w:top w:val="none" w:sz="0" w:space="0" w:color="auto"/>
        <w:left w:val="none" w:sz="0" w:space="0" w:color="auto"/>
        <w:bottom w:val="none" w:sz="0" w:space="0" w:color="auto"/>
        <w:right w:val="none" w:sz="0" w:space="0" w:color="auto"/>
      </w:divBdr>
    </w:div>
    <w:div w:id="1618439972">
      <w:bodyDiv w:val="1"/>
      <w:marLeft w:val="0"/>
      <w:marRight w:val="0"/>
      <w:marTop w:val="0"/>
      <w:marBottom w:val="0"/>
      <w:divBdr>
        <w:top w:val="none" w:sz="0" w:space="0" w:color="auto"/>
        <w:left w:val="none" w:sz="0" w:space="0" w:color="auto"/>
        <w:bottom w:val="none" w:sz="0" w:space="0" w:color="auto"/>
        <w:right w:val="none" w:sz="0" w:space="0" w:color="auto"/>
      </w:divBdr>
    </w:div>
    <w:div w:id="1663926232">
      <w:bodyDiv w:val="1"/>
      <w:marLeft w:val="0"/>
      <w:marRight w:val="0"/>
      <w:marTop w:val="0"/>
      <w:marBottom w:val="0"/>
      <w:divBdr>
        <w:top w:val="none" w:sz="0" w:space="0" w:color="auto"/>
        <w:left w:val="none" w:sz="0" w:space="0" w:color="auto"/>
        <w:bottom w:val="none" w:sz="0" w:space="0" w:color="auto"/>
        <w:right w:val="none" w:sz="0" w:space="0" w:color="auto"/>
      </w:divBdr>
    </w:div>
    <w:div w:id="1732802536">
      <w:bodyDiv w:val="1"/>
      <w:marLeft w:val="0"/>
      <w:marRight w:val="0"/>
      <w:marTop w:val="0"/>
      <w:marBottom w:val="0"/>
      <w:divBdr>
        <w:top w:val="none" w:sz="0" w:space="0" w:color="auto"/>
        <w:left w:val="none" w:sz="0" w:space="0" w:color="auto"/>
        <w:bottom w:val="none" w:sz="0" w:space="0" w:color="auto"/>
        <w:right w:val="none" w:sz="0" w:space="0" w:color="auto"/>
      </w:divBdr>
    </w:div>
    <w:div w:id="1832256527">
      <w:bodyDiv w:val="1"/>
      <w:marLeft w:val="0"/>
      <w:marRight w:val="0"/>
      <w:marTop w:val="0"/>
      <w:marBottom w:val="0"/>
      <w:divBdr>
        <w:top w:val="none" w:sz="0" w:space="0" w:color="auto"/>
        <w:left w:val="none" w:sz="0" w:space="0" w:color="auto"/>
        <w:bottom w:val="none" w:sz="0" w:space="0" w:color="auto"/>
        <w:right w:val="none" w:sz="0" w:space="0" w:color="auto"/>
      </w:divBdr>
    </w:div>
    <w:div w:id="1980959053">
      <w:bodyDiv w:val="1"/>
      <w:marLeft w:val="0"/>
      <w:marRight w:val="0"/>
      <w:marTop w:val="0"/>
      <w:marBottom w:val="0"/>
      <w:divBdr>
        <w:top w:val="none" w:sz="0" w:space="0" w:color="auto"/>
        <w:left w:val="none" w:sz="0" w:space="0" w:color="auto"/>
        <w:bottom w:val="none" w:sz="0" w:space="0" w:color="auto"/>
        <w:right w:val="none" w:sz="0" w:space="0" w:color="auto"/>
      </w:divBdr>
    </w:div>
    <w:div w:id="2127843152">
      <w:bodyDiv w:val="1"/>
      <w:marLeft w:val="0"/>
      <w:marRight w:val="0"/>
      <w:marTop w:val="0"/>
      <w:marBottom w:val="0"/>
      <w:divBdr>
        <w:top w:val="none" w:sz="0" w:space="0" w:color="auto"/>
        <w:left w:val="none" w:sz="0" w:space="0" w:color="auto"/>
        <w:bottom w:val="none" w:sz="0" w:space="0" w:color="auto"/>
        <w:right w:val="none" w:sz="0" w:space="0" w:color="auto"/>
      </w:divBdr>
      <w:divsChild>
        <w:div w:id="1589777420">
          <w:marLeft w:val="0"/>
          <w:marRight w:val="0"/>
          <w:marTop w:val="0"/>
          <w:marBottom w:val="0"/>
          <w:divBdr>
            <w:top w:val="none" w:sz="0" w:space="0" w:color="auto"/>
            <w:left w:val="none" w:sz="0" w:space="0" w:color="auto"/>
            <w:bottom w:val="none" w:sz="0" w:space="0" w:color="auto"/>
            <w:right w:val="none" w:sz="0" w:space="0" w:color="auto"/>
          </w:divBdr>
          <w:divsChild>
            <w:div w:id="252398249">
              <w:marLeft w:val="0"/>
              <w:marRight w:val="0"/>
              <w:marTop w:val="0"/>
              <w:marBottom w:val="0"/>
              <w:divBdr>
                <w:top w:val="none" w:sz="0" w:space="0" w:color="auto"/>
                <w:left w:val="none" w:sz="0" w:space="0" w:color="auto"/>
                <w:bottom w:val="none" w:sz="0" w:space="0" w:color="auto"/>
                <w:right w:val="none" w:sz="0" w:space="0" w:color="auto"/>
              </w:divBdr>
            </w:div>
          </w:divsChild>
        </w:div>
        <w:div w:id="807821886">
          <w:marLeft w:val="0"/>
          <w:marRight w:val="0"/>
          <w:marTop w:val="0"/>
          <w:marBottom w:val="0"/>
          <w:divBdr>
            <w:top w:val="none" w:sz="0" w:space="0" w:color="auto"/>
            <w:left w:val="none" w:sz="0" w:space="0" w:color="auto"/>
            <w:bottom w:val="none" w:sz="0" w:space="0" w:color="auto"/>
            <w:right w:val="none" w:sz="0" w:space="0" w:color="auto"/>
          </w:divBdr>
          <w:divsChild>
            <w:div w:id="592013194">
              <w:marLeft w:val="0"/>
              <w:marRight w:val="0"/>
              <w:marTop w:val="0"/>
              <w:marBottom w:val="0"/>
              <w:divBdr>
                <w:top w:val="none" w:sz="0" w:space="0" w:color="auto"/>
                <w:left w:val="none" w:sz="0" w:space="0" w:color="auto"/>
                <w:bottom w:val="none" w:sz="0" w:space="0" w:color="auto"/>
                <w:right w:val="none" w:sz="0" w:space="0" w:color="auto"/>
              </w:divBdr>
            </w:div>
          </w:divsChild>
        </w:div>
        <w:div w:id="1337077150">
          <w:marLeft w:val="0"/>
          <w:marRight w:val="0"/>
          <w:marTop w:val="0"/>
          <w:marBottom w:val="0"/>
          <w:divBdr>
            <w:top w:val="none" w:sz="0" w:space="0" w:color="auto"/>
            <w:left w:val="none" w:sz="0" w:space="0" w:color="auto"/>
            <w:bottom w:val="none" w:sz="0" w:space="0" w:color="auto"/>
            <w:right w:val="none" w:sz="0" w:space="0" w:color="auto"/>
          </w:divBdr>
          <w:divsChild>
            <w:div w:id="320356478">
              <w:marLeft w:val="0"/>
              <w:marRight w:val="0"/>
              <w:marTop w:val="0"/>
              <w:marBottom w:val="0"/>
              <w:divBdr>
                <w:top w:val="none" w:sz="0" w:space="0" w:color="auto"/>
                <w:left w:val="none" w:sz="0" w:space="0" w:color="auto"/>
                <w:bottom w:val="none" w:sz="0" w:space="0" w:color="auto"/>
                <w:right w:val="none" w:sz="0" w:space="0" w:color="auto"/>
              </w:divBdr>
            </w:div>
          </w:divsChild>
        </w:div>
        <w:div w:id="1577397882">
          <w:marLeft w:val="0"/>
          <w:marRight w:val="0"/>
          <w:marTop w:val="0"/>
          <w:marBottom w:val="0"/>
          <w:divBdr>
            <w:top w:val="none" w:sz="0" w:space="0" w:color="auto"/>
            <w:left w:val="none" w:sz="0" w:space="0" w:color="auto"/>
            <w:bottom w:val="none" w:sz="0" w:space="0" w:color="auto"/>
            <w:right w:val="none" w:sz="0" w:space="0" w:color="auto"/>
          </w:divBdr>
          <w:divsChild>
            <w:div w:id="666908497">
              <w:marLeft w:val="0"/>
              <w:marRight w:val="0"/>
              <w:marTop w:val="0"/>
              <w:marBottom w:val="0"/>
              <w:divBdr>
                <w:top w:val="none" w:sz="0" w:space="0" w:color="auto"/>
                <w:left w:val="none" w:sz="0" w:space="0" w:color="auto"/>
                <w:bottom w:val="none" w:sz="0" w:space="0" w:color="auto"/>
                <w:right w:val="none" w:sz="0" w:space="0" w:color="auto"/>
              </w:divBdr>
            </w:div>
            <w:div w:id="642274635">
              <w:marLeft w:val="0"/>
              <w:marRight w:val="0"/>
              <w:marTop w:val="0"/>
              <w:marBottom w:val="0"/>
              <w:divBdr>
                <w:top w:val="none" w:sz="0" w:space="0" w:color="auto"/>
                <w:left w:val="none" w:sz="0" w:space="0" w:color="auto"/>
                <w:bottom w:val="none" w:sz="0" w:space="0" w:color="auto"/>
                <w:right w:val="none" w:sz="0" w:space="0" w:color="auto"/>
              </w:divBdr>
            </w:div>
            <w:div w:id="1119105315">
              <w:marLeft w:val="0"/>
              <w:marRight w:val="0"/>
              <w:marTop w:val="0"/>
              <w:marBottom w:val="0"/>
              <w:divBdr>
                <w:top w:val="none" w:sz="0" w:space="0" w:color="auto"/>
                <w:left w:val="none" w:sz="0" w:space="0" w:color="auto"/>
                <w:bottom w:val="none" w:sz="0" w:space="0" w:color="auto"/>
                <w:right w:val="none" w:sz="0" w:space="0" w:color="auto"/>
              </w:divBdr>
            </w:div>
            <w:div w:id="798492054">
              <w:marLeft w:val="0"/>
              <w:marRight w:val="0"/>
              <w:marTop w:val="0"/>
              <w:marBottom w:val="0"/>
              <w:divBdr>
                <w:top w:val="none" w:sz="0" w:space="0" w:color="auto"/>
                <w:left w:val="none" w:sz="0" w:space="0" w:color="auto"/>
                <w:bottom w:val="none" w:sz="0" w:space="0" w:color="auto"/>
                <w:right w:val="none" w:sz="0" w:space="0" w:color="auto"/>
              </w:divBdr>
            </w:div>
            <w:div w:id="1240553266">
              <w:marLeft w:val="0"/>
              <w:marRight w:val="0"/>
              <w:marTop w:val="0"/>
              <w:marBottom w:val="0"/>
              <w:divBdr>
                <w:top w:val="none" w:sz="0" w:space="0" w:color="auto"/>
                <w:left w:val="none" w:sz="0" w:space="0" w:color="auto"/>
                <w:bottom w:val="none" w:sz="0" w:space="0" w:color="auto"/>
                <w:right w:val="none" w:sz="0" w:space="0" w:color="auto"/>
              </w:divBdr>
            </w:div>
            <w:div w:id="923683951">
              <w:marLeft w:val="0"/>
              <w:marRight w:val="0"/>
              <w:marTop w:val="0"/>
              <w:marBottom w:val="0"/>
              <w:divBdr>
                <w:top w:val="none" w:sz="0" w:space="0" w:color="auto"/>
                <w:left w:val="none" w:sz="0" w:space="0" w:color="auto"/>
                <w:bottom w:val="none" w:sz="0" w:space="0" w:color="auto"/>
                <w:right w:val="none" w:sz="0" w:space="0" w:color="auto"/>
              </w:divBdr>
            </w:div>
          </w:divsChild>
        </w:div>
        <w:div w:id="1404059447">
          <w:marLeft w:val="0"/>
          <w:marRight w:val="0"/>
          <w:marTop w:val="0"/>
          <w:marBottom w:val="0"/>
          <w:divBdr>
            <w:top w:val="none" w:sz="0" w:space="0" w:color="auto"/>
            <w:left w:val="none" w:sz="0" w:space="0" w:color="auto"/>
            <w:bottom w:val="none" w:sz="0" w:space="0" w:color="auto"/>
            <w:right w:val="none" w:sz="0" w:space="0" w:color="auto"/>
          </w:divBdr>
          <w:divsChild>
            <w:div w:id="250241823">
              <w:marLeft w:val="0"/>
              <w:marRight w:val="0"/>
              <w:marTop w:val="0"/>
              <w:marBottom w:val="0"/>
              <w:divBdr>
                <w:top w:val="none" w:sz="0" w:space="0" w:color="auto"/>
                <w:left w:val="none" w:sz="0" w:space="0" w:color="auto"/>
                <w:bottom w:val="none" w:sz="0" w:space="0" w:color="auto"/>
                <w:right w:val="none" w:sz="0" w:space="0" w:color="auto"/>
              </w:divBdr>
            </w:div>
          </w:divsChild>
        </w:div>
        <w:div w:id="608778109">
          <w:marLeft w:val="0"/>
          <w:marRight w:val="0"/>
          <w:marTop w:val="0"/>
          <w:marBottom w:val="0"/>
          <w:divBdr>
            <w:top w:val="none" w:sz="0" w:space="0" w:color="auto"/>
            <w:left w:val="none" w:sz="0" w:space="0" w:color="auto"/>
            <w:bottom w:val="none" w:sz="0" w:space="0" w:color="auto"/>
            <w:right w:val="none" w:sz="0" w:space="0" w:color="auto"/>
          </w:divBdr>
          <w:divsChild>
            <w:div w:id="713039593">
              <w:marLeft w:val="0"/>
              <w:marRight w:val="0"/>
              <w:marTop w:val="0"/>
              <w:marBottom w:val="0"/>
              <w:divBdr>
                <w:top w:val="none" w:sz="0" w:space="0" w:color="auto"/>
                <w:left w:val="none" w:sz="0" w:space="0" w:color="auto"/>
                <w:bottom w:val="none" w:sz="0" w:space="0" w:color="auto"/>
                <w:right w:val="none" w:sz="0" w:space="0" w:color="auto"/>
              </w:divBdr>
            </w:div>
            <w:div w:id="1571187010">
              <w:marLeft w:val="0"/>
              <w:marRight w:val="0"/>
              <w:marTop w:val="0"/>
              <w:marBottom w:val="0"/>
              <w:divBdr>
                <w:top w:val="none" w:sz="0" w:space="0" w:color="auto"/>
                <w:left w:val="none" w:sz="0" w:space="0" w:color="auto"/>
                <w:bottom w:val="none" w:sz="0" w:space="0" w:color="auto"/>
                <w:right w:val="none" w:sz="0" w:space="0" w:color="auto"/>
              </w:divBdr>
            </w:div>
          </w:divsChild>
        </w:div>
        <w:div w:id="1778866497">
          <w:marLeft w:val="0"/>
          <w:marRight w:val="0"/>
          <w:marTop w:val="0"/>
          <w:marBottom w:val="0"/>
          <w:divBdr>
            <w:top w:val="none" w:sz="0" w:space="0" w:color="auto"/>
            <w:left w:val="none" w:sz="0" w:space="0" w:color="auto"/>
            <w:bottom w:val="none" w:sz="0" w:space="0" w:color="auto"/>
            <w:right w:val="none" w:sz="0" w:space="0" w:color="auto"/>
          </w:divBdr>
          <w:divsChild>
            <w:div w:id="1203249274">
              <w:marLeft w:val="0"/>
              <w:marRight w:val="0"/>
              <w:marTop w:val="0"/>
              <w:marBottom w:val="0"/>
              <w:divBdr>
                <w:top w:val="none" w:sz="0" w:space="0" w:color="auto"/>
                <w:left w:val="none" w:sz="0" w:space="0" w:color="auto"/>
                <w:bottom w:val="none" w:sz="0" w:space="0" w:color="auto"/>
                <w:right w:val="none" w:sz="0" w:space="0" w:color="auto"/>
              </w:divBdr>
            </w:div>
          </w:divsChild>
        </w:div>
        <w:div w:id="1551644939">
          <w:marLeft w:val="0"/>
          <w:marRight w:val="0"/>
          <w:marTop w:val="0"/>
          <w:marBottom w:val="0"/>
          <w:divBdr>
            <w:top w:val="none" w:sz="0" w:space="0" w:color="auto"/>
            <w:left w:val="none" w:sz="0" w:space="0" w:color="auto"/>
            <w:bottom w:val="none" w:sz="0" w:space="0" w:color="auto"/>
            <w:right w:val="none" w:sz="0" w:space="0" w:color="auto"/>
          </w:divBdr>
          <w:divsChild>
            <w:div w:id="992101495">
              <w:marLeft w:val="0"/>
              <w:marRight w:val="0"/>
              <w:marTop w:val="0"/>
              <w:marBottom w:val="0"/>
              <w:divBdr>
                <w:top w:val="none" w:sz="0" w:space="0" w:color="auto"/>
                <w:left w:val="none" w:sz="0" w:space="0" w:color="auto"/>
                <w:bottom w:val="none" w:sz="0" w:space="0" w:color="auto"/>
                <w:right w:val="none" w:sz="0" w:space="0" w:color="auto"/>
              </w:divBdr>
            </w:div>
            <w:div w:id="75251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www.vpbank.com.vn"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 ma:contentTypeID="0x01010084BF56DD87899D4D883D465A206FE0BD" ma:contentTypeVersion="20" ma:contentTypeDescription="Create a new document." ma:contentTypeScope="" ma:versionID="9a34d6a88d5bdf2c5568a816797c7670">
  <xsd:schema xmlns:xsd="http://www.w3.org/2001/XMLSchema" xmlns:xs="http://www.w3.org/2001/XMLSchema" xmlns:p="http://schemas.microsoft.com/office/2006/metadata/properties" xmlns:ns2="aae76cca-351f-4937-95ce-0328f3ef71e3" xmlns:ns3="4afd0482-fe73-4301-a2d6-1a1d1218fd98" xmlns:ns4="8ba8711b-6401-4886-8ecd-5b42b6a2c431" xmlns:ns5="c7260419-8647-45b8-880e-8ad15e1b01d5" targetNamespace="http://schemas.microsoft.com/office/2006/metadata/properties" ma:root="true" ma:fieldsID="969ffd25ef7f992ac21cb0d3c8ec9b7e" ns2:_="" ns3:_="" ns4:_="" ns5:_="">
    <xsd:import namespace="aae76cca-351f-4937-95ce-0328f3ef71e3"/>
    <xsd:import namespace="4afd0482-fe73-4301-a2d6-1a1d1218fd98"/>
    <xsd:import namespace="8ba8711b-6401-4886-8ecd-5b42b6a2c431"/>
    <xsd:import namespace="c7260419-8647-45b8-880e-8ad15e1b01d5"/>
    <xsd:element name="properties">
      <xsd:complexType>
        <xsd:sequence>
          <xsd:element name="documentManagement">
            <xsd:complexType>
              <xsd:all>
                <xsd:element ref="ns2:_dlc_DocId" minOccurs="0"/>
                <xsd:element ref="ns2:_dlc_DocIdUrl" minOccurs="0"/>
                <xsd:element ref="ns2:_dlc_DocIdPersistId" minOccurs="0"/>
                <xsd:element ref="ns3:MaHieu" minOccurs="0"/>
                <xsd:element ref="ns4:Ten" minOccurs="0"/>
                <xsd:element ref="ns4:Loai" minOccurs="0"/>
                <xsd:element ref="ns4:IDVanBanQuyTrinh" minOccurs="0"/>
                <xsd:element ref="ns4:TinhTrangHieuLuc" minOccurs="0"/>
                <xsd:element ref="ns4:TrangThaiXuLy" minOccurs="0"/>
                <xsd:element ref="ns4:GhiChu" minOccurs="0"/>
                <xsd:element ref="ns5:MaVanBan" minOccurs="0"/>
                <xsd:element ref="ns5:LoaiDinhKem" minOccurs="0"/>
                <xsd:element ref="ns5:SoHieu" minOccurs="0"/>
                <xsd:element ref="ns5:MaVanBanThayThe" minOccurs="0"/>
                <xsd:element ref="ns5:URL" minOccurs="0"/>
                <xsd:element ref="ns5:LoaiThayThe" minOccurs="0"/>
                <xsd:element ref="ns5:MaHieuFu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e76cca-351f-4937-95ce-0328f3ef71e3"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4afd0482-fe73-4301-a2d6-1a1d1218fd98" elementFormDefault="qualified">
    <xsd:import namespace="http://schemas.microsoft.com/office/2006/documentManagement/types"/>
    <xsd:import namespace="http://schemas.microsoft.com/office/infopath/2007/PartnerControls"/>
    <xsd:element name="MaHieu" ma:index="11" nillable="true" ma:displayName="MaHieu" ma:internalName="MaHieu">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ba8711b-6401-4886-8ecd-5b42b6a2c431" elementFormDefault="qualified">
    <xsd:import namespace="http://schemas.microsoft.com/office/2006/documentManagement/types"/>
    <xsd:import namespace="http://schemas.microsoft.com/office/infopath/2007/PartnerControls"/>
    <xsd:element name="Ten" ma:index="12" nillable="true" ma:displayName="Ten" ma:internalName="Ten">
      <xsd:simpleType>
        <xsd:restriction base="dms:Text">
          <xsd:maxLength value="255"/>
        </xsd:restriction>
      </xsd:simpleType>
    </xsd:element>
    <xsd:element name="Loai" ma:index="13" nillable="true" ma:displayName="Loai" ma:internalName="Loai">
      <xsd:simpleType>
        <xsd:restriction base="dms:Text">
          <xsd:maxLength value="255"/>
        </xsd:restriction>
      </xsd:simpleType>
    </xsd:element>
    <xsd:element name="IDVanBanQuyTrinh" ma:index="14" nillable="true" ma:displayName="IDVanBanQuyTrinh" ma:internalName="IDVanBanQuyTrinh">
      <xsd:simpleType>
        <xsd:restriction base="dms:Text">
          <xsd:maxLength value="255"/>
        </xsd:restriction>
      </xsd:simpleType>
    </xsd:element>
    <xsd:element name="TinhTrangHieuLuc" ma:index="15" nillable="true" ma:displayName="TinhTrangHieuLuc" ma:internalName="TinhTrangHieuLuc">
      <xsd:simpleType>
        <xsd:restriction base="dms:Text">
          <xsd:maxLength value="255"/>
        </xsd:restriction>
      </xsd:simpleType>
    </xsd:element>
    <xsd:element name="TrangThaiXuLy" ma:index="16" nillable="true" ma:displayName="TrangThaiXuLy" ma:internalName="TrangThaiXuLy">
      <xsd:simpleType>
        <xsd:restriction base="dms:Text">
          <xsd:maxLength value="255"/>
        </xsd:restriction>
      </xsd:simpleType>
    </xsd:element>
    <xsd:element name="GhiChu" ma:index="17" nillable="true" ma:displayName="GhiChu" ma:internalName="GhiChu">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7260419-8647-45b8-880e-8ad15e1b01d5" elementFormDefault="qualified">
    <xsd:import namespace="http://schemas.microsoft.com/office/2006/documentManagement/types"/>
    <xsd:import namespace="http://schemas.microsoft.com/office/infopath/2007/PartnerControls"/>
    <xsd:element name="MaVanBan" ma:index="18" nillable="true" ma:displayName="MaVanBan" ma:internalName="MaVanBan">
      <xsd:simpleType>
        <xsd:restriction base="dms:Text">
          <xsd:maxLength value="255"/>
        </xsd:restriction>
      </xsd:simpleType>
    </xsd:element>
    <xsd:element name="LoaiDinhKem" ma:index="19" nillable="true" ma:displayName="LoaiDinhKem" ma:internalName="LoaiDinhKem">
      <xsd:simpleType>
        <xsd:restriction base="dms:Text">
          <xsd:maxLength value="255"/>
        </xsd:restriction>
      </xsd:simpleType>
    </xsd:element>
    <xsd:element name="SoHieu" ma:index="20" nillable="true" ma:displayName="SoHieu" ma:internalName="SoHieu">
      <xsd:simpleType>
        <xsd:restriction base="dms:Text">
          <xsd:maxLength value="255"/>
        </xsd:restriction>
      </xsd:simpleType>
    </xsd:element>
    <xsd:element name="MaVanBanThayThe" ma:index="21" nillable="true" ma:displayName="MaVanBanThayThe" ma:internalName="MaVanBanThayThe">
      <xsd:simpleType>
        <xsd:restriction base="dms:Text">
          <xsd:maxLength value="255"/>
        </xsd:restriction>
      </xsd:simpleType>
    </xsd:element>
    <xsd:element name="URL" ma:index="22" nillable="true" ma:displayName="URL" ma:internalName="URL">
      <xsd:simpleType>
        <xsd:restriction base="dms:Text">
          <xsd:maxLength value="255"/>
        </xsd:restriction>
      </xsd:simpleType>
    </xsd:element>
    <xsd:element name="LoaiThayThe" ma:index="23" nillable="true" ma:displayName="LoaiThayThe" ma:internalName="LoaiThayThe">
      <xsd:simpleType>
        <xsd:restriction base="dms:Text">
          <xsd:maxLength value="255"/>
        </xsd:restriction>
      </xsd:simpleType>
    </xsd:element>
    <xsd:element name="MaHieuFull" ma:index="24" nillable="true" ma:displayName="MaHieuFull" ma:internalName="MaHieuFull">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êu đề"/>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dlc_DocId xmlns="aae76cca-351f-4937-95ce-0328f3ef71e3">DWVEH6VHZ6H4-108-3510</_dlc_DocId>
    <_dlc_DocIdUrl xmlns="aae76cca-351f-4937-95ce-0328f3ef71e3">
      <Url>http://eoffice.vpb.com.vn/vbqt/_layouts/DocIdRedir.aspx?ID=DWVEH6VHZ6H4-108-3510</Url>
      <Description>DWVEH6VHZ6H4-108-3510</Description>
    </_dlc_DocIdUrl>
    <MaVanBan xmlns="c7260419-8647-45b8-880e-8ad15e1b01d5">QĐ-SME/CARD/047</MaVanBan>
    <MaHieu xmlns="4afd0482-fe73-4301-a2d6-1a1d1218fd98">MB 02</MaHieu>
    <TinhTrangHieuLuc xmlns="8ba8711b-6401-4886-8ecd-5b42b6a2c431">Hiệu lực</TinhTrangHieuLuc>
    <MaVanBanThayThe xmlns="c7260419-8647-45b8-880e-8ad15e1b01d5" xsi:nil="true"/>
    <LoaiDinhKem xmlns="c7260419-8647-45b8-880e-8ad15e1b01d5">Đính kèm</LoaiDinhKem>
    <Ten xmlns="8ba8711b-6401-4886-8ecd-5b42b6a2c431">MB02 QT-THE81  Bản đăng ký Đơn vị chấp nhận thẻ.docx</Ten>
    <GhiChu xmlns="8ba8711b-6401-4886-8ecd-5b42b6a2c431" xsi:nil="true"/>
    <Loai xmlns="8ba8711b-6401-4886-8ecd-5b42b6a2c431">MB;#Mẫu biểu</Loai>
    <URL xmlns="c7260419-8647-45b8-880e-8ad15e1b01d5" xsi:nil="true"/>
    <LoaiThayThe xmlns="c7260419-8647-45b8-880e-8ad15e1b01d5" xsi:nil="true"/>
    <TrangThaiXuLy xmlns="8ba8711b-6401-4886-8ecd-5b42b6a2c431">Ban hành</TrangThaiXuLy>
    <SoHieu xmlns="c7260419-8647-45b8-880e-8ad15e1b01d5" xsi:nil="true"/>
    <MaHieuFull xmlns="c7260419-8647-45b8-880e-8ad15e1b01d5">MB 02.QĐ-SME/CARD/047</MaHieuFull>
    <IDVanBanQuyTrinh xmlns="8ba8711b-6401-4886-8ecd-5b42b6a2c431">11150</IDVanBanQuyTrinh>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8D8F44-6E43-4F5E-8DF4-1C1186983E89}">
  <ds:schemaRefs>
    <ds:schemaRef ds:uri="http://schemas.microsoft.com/sharepoint/events"/>
  </ds:schemaRefs>
</ds:datastoreItem>
</file>

<file path=customXml/itemProps2.xml><?xml version="1.0" encoding="utf-8"?>
<ds:datastoreItem xmlns:ds="http://schemas.openxmlformats.org/officeDocument/2006/customXml" ds:itemID="{6691FE9E-7893-490A-8ABB-A9532E3029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e76cca-351f-4937-95ce-0328f3ef71e3"/>
    <ds:schemaRef ds:uri="4afd0482-fe73-4301-a2d6-1a1d1218fd98"/>
    <ds:schemaRef ds:uri="8ba8711b-6401-4886-8ecd-5b42b6a2c431"/>
    <ds:schemaRef ds:uri="c7260419-8647-45b8-880e-8ad15e1b01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0FB1C1E-9B46-4391-8162-314C2A689F17}">
  <ds:schemaRefs>
    <ds:schemaRef ds:uri="http://schemas.microsoft.com/office/2006/metadata/properties"/>
    <ds:schemaRef ds:uri="http://schemas.microsoft.com/office/infopath/2007/PartnerControls"/>
    <ds:schemaRef ds:uri="aae76cca-351f-4937-95ce-0328f3ef71e3"/>
    <ds:schemaRef ds:uri="c7260419-8647-45b8-880e-8ad15e1b01d5"/>
    <ds:schemaRef ds:uri="4afd0482-fe73-4301-a2d6-1a1d1218fd98"/>
    <ds:schemaRef ds:uri="8ba8711b-6401-4886-8ecd-5b42b6a2c431"/>
  </ds:schemaRefs>
</ds:datastoreItem>
</file>

<file path=customXml/itemProps4.xml><?xml version="1.0" encoding="utf-8"?>
<ds:datastoreItem xmlns:ds="http://schemas.openxmlformats.org/officeDocument/2006/customXml" ds:itemID="{AE26902F-D521-48B0-A2DA-2B00C2C52BDB}">
  <ds:schemaRefs>
    <ds:schemaRef ds:uri="http://schemas.microsoft.com/sharepoint/v3/contenttype/forms"/>
  </ds:schemaRefs>
</ds:datastoreItem>
</file>

<file path=customXml/itemProps5.xml><?xml version="1.0" encoding="utf-8"?>
<ds:datastoreItem xmlns:ds="http://schemas.openxmlformats.org/officeDocument/2006/customXml" ds:itemID="{D84412B7-23BB-4C05-968A-39C0E935B3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6</Pages>
  <Words>1462</Words>
  <Characters>8336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MB01 QĐi-THE09  Bản đăng ký Đơn vị chấp nhận thẻ</vt:lpstr>
    </vt:vector>
  </TitlesOfParts>
  <Company>VPBANK</Company>
  <LinksUpToDate>false</LinksUpToDate>
  <CharactersWithSpaces>9779</CharactersWithSpaces>
  <SharedDoc>false</SharedDoc>
  <HLinks>
    <vt:vector size="6" baseType="variant">
      <vt:variant>
        <vt:i4>6815777</vt:i4>
      </vt:variant>
      <vt:variant>
        <vt:i4>0</vt:i4>
      </vt:variant>
      <vt:variant>
        <vt:i4>0</vt:i4>
      </vt:variant>
      <vt:variant>
        <vt:i4>5</vt:i4>
      </vt:variant>
      <vt:variant>
        <vt:lpwstr>http://www.vpb.com.vn/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MB01 QĐi-THE09  Bản đăng ký Đơn vị chấp nhận thẻ</dc:title>
  <dc:creator>tranghtq</dc:creator>
  <cp:lastModifiedBy>Linh Phan Thi Kim (SME - DPSC.Payment)</cp:lastModifiedBy>
  <cp:revision>7</cp:revision>
  <cp:lastPrinted>2015-04-23T09:13:00Z</cp:lastPrinted>
  <dcterms:created xsi:type="dcterms:W3CDTF">2025-07-07T03:42:00Z</dcterms:created>
  <dcterms:modified xsi:type="dcterms:W3CDTF">2025-12-10T12:15:00Z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0x01010084BF56DD87899D4D883D465A206FE0BD</vt:lpwstr>
  </property>
  <property fmtid="{D5CDD505-2E9C-101B-9397-08002B2CF9AE}" pid="3" name="_dlc_DocIdItemGuid">
    <vt:lpwstr>0a75def2-8d3d-458e-90b7-b90196ab72ad</vt:lpwstr>
  </property>
  <property fmtid="{D5CDD505-2E9C-101B-9397-08002B2CF9AE}" pid="4" name="MangNghiepVu">
    <vt:lpwstr>185;#Thẻ|7612c906-b6d6-415e-9bdf-4446de5f5195</vt:lpwstr>
  </property>
</Properties>
</file>